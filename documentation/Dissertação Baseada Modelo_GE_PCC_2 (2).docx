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FE07C0" w14:textId="77777777" w:rsidR="003626E8" w:rsidRPr="00370558" w:rsidRDefault="003626E8" w:rsidP="00E9500C">
      <w:pPr>
        <w:rPr>
          <w:rFonts w:cs="Arial"/>
        </w:rPr>
      </w:pPr>
    </w:p>
    <w:p w14:paraId="537C39E0" w14:textId="77777777" w:rsidR="00E306FA" w:rsidRPr="0096167C" w:rsidRDefault="00EB7E35" w:rsidP="0005433E">
      <w:pPr>
        <w:pStyle w:val="Heading9"/>
        <w:numPr>
          <w:ilvl w:val="0"/>
          <w:numId w:val="0"/>
        </w:numPr>
        <w:ind w:left="1584"/>
        <w:jc w:val="both"/>
        <w:rPr>
          <w:rFonts w:cs="Arial"/>
          <w:b/>
          <w:sz w:val="36"/>
          <w:szCs w:val="36"/>
        </w:rPr>
      </w:pPr>
      <w:r w:rsidRPr="0096167C">
        <w:rPr>
          <w:rFonts w:cs="Arial"/>
          <w:b/>
          <w:sz w:val="36"/>
          <w:szCs w:val="36"/>
        </w:rPr>
        <w:t>CALEBE ELIAS RIBEIRO BRIM</w:t>
      </w:r>
    </w:p>
    <w:p w14:paraId="5FC51A25" w14:textId="77777777" w:rsidR="00E306FA" w:rsidRPr="0096167C" w:rsidRDefault="00E306FA" w:rsidP="0005433E">
      <w:pPr>
        <w:pStyle w:val="Heading9"/>
        <w:numPr>
          <w:ilvl w:val="0"/>
          <w:numId w:val="0"/>
        </w:numPr>
        <w:ind w:left="1584"/>
        <w:jc w:val="both"/>
        <w:rPr>
          <w:rFonts w:cs="Arial"/>
        </w:rPr>
      </w:pPr>
    </w:p>
    <w:p w14:paraId="2788DA21" w14:textId="77777777" w:rsidR="0005433E" w:rsidRPr="0096167C" w:rsidRDefault="0005433E" w:rsidP="0005433E">
      <w:pPr>
        <w:rPr>
          <w:rFonts w:cs="Arial"/>
        </w:rPr>
      </w:pPr>
    </w:p>
    <w:p w14:paraId="4824F1EA" w14:textId="77777777" w:rsidR="0005433E" w:rsidRPr="0096167C" w:rsidRDefault="0005433E" w:rsidP="0005433E">
      <w:pPr>
        <w:rPr>
          <w:rFonts w:cs="Arial"/>
        </w:rPr>
      </w:pPr>
    </w:p>
    <w:p w14:paraId="4C617440" w14:textId="77777777" w:rsidR="0005433E" w:rsidRPr="0096167C" w:rsidRDefault="0005433E" w:rsidP="0005433E">
      <w:pPr>
        <w:rPr>
          <w:rFonts w:cs="Arial"/>
        </w:rPr>
      </w:pPr>
    </w:p>
    <w:p w14:paraId="51B597B6" w14:textId="77777777" w:rsidR="0005433E" w:rsidRPr="0096167C" w:rsidRDefault="0005433E" w:rsidP="0005433E">
      <w:pPr>
        <w:rPr>
          <w:rFonts w:cs="Arial"/>
        </w:rPr>
      </w:pPr>
    </w:p>
    <w:p w14:paraId="3E8A0080" w14:textId="77777777" w:rsidR="0005433E" w:rsidRPr="0096167C" w:rsidRDefault="0005433E" w:rsidP="0005433E">
      <w:pPr>
        <w:rPr>
          <w:rFonts w:cs="Arial"/>
        </w:rPr>
      </w:pPr>
    </w:p>
    <w:p w14:paraId="4F42111B" w14:textId="77777777" w:rsidR="0005433E" w:rsidRPr="0096167C" w:rsidRDefault="0005433E" w:rsidP="0005433E">
      <w:pPr>
        <w:rPr>
          <w:rFonts w:cs="Arial"/>
        </w:rPr>
      </w:pPr>
    </w:p>
    <w:p w14:paraId="34971426" w14:textId="77777777" w:rsidR="0005433E" w:rsidRPr="0096167C" w:rsidRDefault="0005433E" w:rsidP="0005433E">
      <w:pPr>
        <w:rPr>
          <w:rFonts w:cs="Arial"/>
        </w:rPr>
      </w:pPr>
    </w:p>
    <w:p w14:paraId="22ECB964" w14:textId="77777777" w:rsidR="0005433E" w:rsidRPr="0096167C" w:rsidRDefault="0005433E" w:rsidP="0005433E">
      <w:pPr>
        <w:rPr>
          <w:rFonts w:cs="Arial"/>
        </w:rPr>
      </w:pPr>
    </w:p>
    <w:p w14:paraId="6E910505" w14:textId="77777777" w:rsidR="0005433E" w:rsidRPr="0096167C" w:rsidRDefault="0005433E" w:rsidP="0005433E">
      <w:pPr>
        <w:rPr>
          <w:rFonts w:cs="Arial"/>
        </w:rPr>
      </w:pPr>
    </w:p>
    <w:p w14:paraId="4C7A8CE6" w14:textId="77777777" w:rsidR="00E306FA" w:rsidRPr="0096167C" w:rsidRDefault="00BF54E3" w:rsidP="00BF54E3">
      <w:pPr>
        <w:jc w:val="center"/>
        <w:rPr>
          <w:rFonts w:cs="Arial"/>
          <w:sz w:val="36"/>
          <w:szCs w:val="36"/>
          <w:lang w:eastAsia="en-US"/>
        </w:rPr>
      </w:pPr>
      <w:r w:rsidRPr="0096167C">
        <w:rPr>
          <w:rFonts w:cs="Arial"/>
          <w:b/>
          <w:bCs/>
          <w:color w:val="262626"/>
          <w:sz w:val="36"/>
          <w:szCs w:val="36"/>
          <w:lang w:eastAsia="en-US"/>
        </w:rPr>
        <w:t>MS</w:t>
      </w:r>
      <w:r w:rsidR="001920B8" w:rsidRPr="0096167C">
        <w:rPr>
          <w:rFonts w:cs="Arial"/>
          <w:b/>
          <w:bCs/>
          <w:color w:val="262626"/>
          <w:sz w:val="36"/>
          <w:szCs w:val="36"/>
          <w:lang w:eastAsia="en-US"/>
        </w:rPr>
        <w:t>-</w:t>
      </w:r>
      <w:r w:rsidRPr="0096167C">
        <w:rPr>
          <w:rFonts w:cs="Arial"/>
          <w:b/>
          <w:bCs/>
          <w:color w:val="262626"/>
          <w:sz w:val="36"/>
          <w:szCs w:val="36"/>
          <w:lang w:eastAsia="en-US"/>
        </w:rPr>
        <w:t>ML Studio: uma ferramenta para classificação de dados de espectrometria de massas</w:t>
      </w:r>
    </w:p>
    <w:p w14:paraId="147C259B" w14:textId="77777777" w:rsidR="00E306FA" w:rsidRPr="0096167C" w:rsidRDefault="00E306FA">
      <w:pPr>
        <w:jc w:val="center"/>
        <w:rPr>
          <w:rFonts w:cs="Arial"/>
        </w:rPr>
      </w:pPr>
    </w:p>
    <w:p w14:paraId="79BB5ACF" w14:textId="77777777" w:rsidR="00BF54E3" w:rsidRPr="0096167C" w:rsidRDefault="00BF54E3">
      <w:pPr>
        <w:jc w:val="center"/>
        <w:rPr>
          <w:rFonts w:cs="Arial"/>
        </w:rPr>
      </w:pPr>
    </w:p>
    <w:p w14:paraId="2397BD8C" w14:textId="77777777" w:rsidR="00BF54E3" w:rsidRPr="0096167C" w:rsidRDefault="00BF54E3">
      <w:pPr>
        <w:jc w:val="center"/>
        <w:rPr>
          <w:rFonts w:cs="Arial"/>
        </w:rPr>
      </w:pPr>
    </w:p>
    <w:p w14:paraId="0F4F7190" w14:textId="77777777" w:rsidR="00BF54E3" w:rsidRPr="0096167C" w:rsidRDefault="00BF54E3">
      <w:pPr>
        <w:jc w:val="center"/>
        <w:rPr>
          <w:rFonts w:cs="Arial"/>
        </w:rPr>
      </w:pPr>
    </w:p>
    <w:p w14:paraId="75C462A6" w14:textId="77777777" w:rsidR="00BF54E3" w:rsidRPr="0096167C" w:rsidRDefault="00BF54E3">
      <w:pPr>
        <w:jc w:val="center"/>
        <w:rPr>
          <w:rFonts w:cs="Arial"/>
        </w:rPr>
      </w:pPr>
    </w:p>
    <w:p w14:paraId="0A096322" w14:textId="77777777" w:rsidR="00BF54E3" w:rsidRPr="0096167C" w:rsidRDefault="00BF54E3">
      <w:pPr>
        <w:jc w:val="center"/>
        <w:rPr>
          <w:rFonts w:cs="Arial"/>
        </w:rPr>
      </w:pPr>
    </w:p>
    <w:p w14:paraId="252CC753" w14:textId="77777777" w:rsidR="00BF54E3" w:rsidRPr="0096167C" w:rsidRDefault="00BF54E3">
      <w:pPr>
        <w:jc w:val="center"/>
        <w:rPr>
          <w:rFonts w:cs="Arial"/>
        </w:rPr>
      </w:pPr>
    </w:p>
    <w:p w14:paraId="41E788EE" w14:textId="77777777" w:rsidR="00BF54E3" w:rsidRPr="0096167C" w:rsidRDefault="00BF54E3">
      <w:pPr>
        <w:jc w:val="center"/>
        <w:rPr>
          <w:rFonts w:cs="Arial"/>
        </w:rPr>
      </w:pPr>
    </w:p>
    <w:p w14:paraId="6A7CDAC4" w14:textId="77777777" w:rsidR="00BF54E3" w:rsidRPr="0096167C" w:rsidRDefault="00BF54E3">
      <w:pPr>
        <w:jc w:val="center"/>
        <w:rPr>
          <w:rFonts w:cs="Arial"/>
        </w:rPr>
      </w:pPr>
    </w:p>
    <w:p w14:paraId="52E175E8" w14:textId="77777777" w:rsidR="00BF54E3" w:rsidRPr="0096167C" w:rsidRDefault="00BF54E3">
      <w:pPr>
        <w:jc w:val="center"/>
        <w:rPr>
          <w:rFonts w:cs="Arial"/>
        </w:rPr>
      </w:pPr>
    </w:p>
    <w:p w14:paraId="2E7523EB" w14:textId="77777777" w:rsidR="00BF54E3" w:rsidRPr="0096167C" w:rsidRDefault="00BF54E3">
      <w:pPr>
        <w:jc w:val="center"/>
        <w:rPr>
          <w:rFonts w:cs="Arial"/>
        </w:rPr>
      </w:pPr>
    </w:p>
    <w:p w14:paraId="5EEFB1A8" w14:textId="77777777" w:rsidR="00BF54E3" w:rsidRPr="0096167C" w:rsidRDefault="00BF54E3">
      <w:pPr>
        <w:jc w:val="center"/>
        <w:rPr>
          <w:rFonts w:cs="Arial"/>
        </w:rPr>
      </w:pPr>
    </w:p>
    <w:p w14:paraId="2C7F5838" w14:textId="77777777" w:rsidR="00BF54E3" w:rsidRPr="0096167C" w:rsidRDefault="00BF54E3">
      <w:pPr>
        <w:jc w:val="center"/>
        <w:rPr>
          <w:rFonts w:cs="Arial"/>
        </w:rPr>
      </w:pPr>
    </w:p>
    <w:p w14:paraId="2C681C2F" w14:textId="355F6F72" w:rsidR="00E306FA" w:rsidRPr="0096167C" w:rsidRDefault="00E96176">
      <w:pPr>
        <w:jc w:val="center"/>
        <w:rPr>
          <w:rFonts w:cs="Arial"/>
        </w:rPr>
      </w:pPr>
      <w:r>
        <w:rPr>
          <w:rFonts w:cs="Arial"/>
          <w:noProof/>
          <w:lang w:val="en-US" w:eastAsia="en-US"/>
        </w:rPr>
        <mc:AlternateContent>
          <mc:Choice Requires="wps">
            <w:drawing>
              <wp:anchor distT="0" distB="0" distL="114300" distR="114300" simplePos="0" relativeHeight="251653120" behindDoc="0" locked="0" layoutInCell="0" allowOverlap="1" wp14:anchorId="5BE17BF5" wp14:editId="6BC666B7">
                <wp:simplePos x="0" y="0"/>
                <wp:positionH relativeFrom="column">
                  <wp:posOffset>1943100</wp:posOffset>
                </wp:positionH>
                <wp:positionV relativeFrom="paragraph">
                  <wp:posOffset>13335</wp:posOffset>
                </wp:positionV>
                <wp:extent cx="3651885" cy="2646045"/>
                <wp:effectExtent l="13335" t="10795" r="11430" b="10160"/>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1885" cy="2646045"/>
                        </a:xfrm>
                        <a:prstGeom prst="rect">
                          <a:avLst/>
                        </a:prstGeom>
                        <a:solidFill>
                          <a:srgbClr val="FFFFFF"/>
                        </a:solidFill>
                        <a:ln w="9525">
                          <a:solidFill>
                            <a:srgbClr val="FFFFFF"/>
                          </a:solidFill>
                          <a:miter lim="800000"/>
                          <a:headEnd/>
                          <a:tailEnd/>
                        </a:ln>
                      </wps:spPr>
                      <wps:txbx>
                        <w:txbxContent>
                          <w:p w14:paraId="0C911475" w14:textId="77777777" w:rsidR="00242DD5" w:rsidRPr="00034D72" w:rsidRDefault="00242DD5">
                            <w:pPr>
                              <w:pStyle w:val="BodyText3"/>
                              <w:spacing w:line="340" w:lineRule="exact"/>
                              <w:rPr>
                                <w:rFonts w:cs="Arial"/>
                              </w:rPr>
                            </w:pPr>
                            <w:r>
                              <w:rPr>
                                <w:rFonts w:cs="Arial"/>
                                <w:spacing w:val="-6"/>
                              </w:rPr>
                              <w:t>Projeto de dissertação de mestrado</w:t>
                            </w:r>
                            <w:r w:rsidRPr="00034D72">
                              <w:rPr>
                                <w:rFonts w:cs="Arial"/>
                                <w:spacing w:val="-6"/>
                              </w:rPr>
                              <w:t xml:space="preserve"> apresentada </w:t>
                            </w:r>
                            <w:r>
                              <w:rPr>
                                <w:rFonts w:cs="Arial"/>
                                <w:spacing w:val="-4"/>
                              </w:rPr>
                              <w:t>ao</w:t>
                            </w:r>
                            <w:r>
                              <w:rPr>
                                <w:rFonts w:cs="Arial"/>
                              </w:rPr>
                              <w:t xml:space="preserve"> P</w:t>
                            </w:r>
                            <w:r w:rsidRPr="00034D72">
                              <w:rPr>
                                <w:rFonts w:cs="Arial"/>
                                <w:spacing w:val="-6"/>
                              </w:rPr>
                              <w:t>rograma de Pós-Graduação</w:t>
                            </w:r>
                            <w:r w:rsidRPr="00034D72">
                              <w:rPr>
                                <w:rFonts w:cs="Arial"/>
                              </w:rPr>
                              <w:t xml:space="preserve"> em </w:t>
                            </w:r>
                            <w:r>
                              <w:rPr>
                                <w:rFonts w:cs="Arial"/>
                              </w:rPr>
                              <w:t xml:space="preserve">Bioinformática, Setor de Educação Profissional e Tecnológica, </w:t>
                            </w:r>
                            <w:r w:rsidRPr="00034D72">
                              <w:rPr>
                                <w:rFonts w:cs="Arial"/>
                              </w:rPr>
                              <w:t xml:space="preserve">Universidade Federal </w:t>
                            </w:r>
                            <w:r w:rsidRPr="00034D72">
                              <w:rPr>
                                <w:rFonts w:cs="Arial"/>
                                <w:spacing w:val="-4"/>
                              </w:rPr>
                              <w:t>do Paraná</w:t>
                            </w:r>
                            <w:r>
                              <w:rPr>
                                <w:rFonts w:cs="Arial"/>
                                <w:spacing w:val="-4"/>
                              </w:rPr>
                              <w:t>, área de concentração Bioi</w:t>
                            </w:r>
                            <w:r w:rsidRPr="00034D72">
                              <w:rPr>
                                <w:rFonts w:cs="Arial"/>
                              </w:rPr>
                              <w:t>nformática</w:t>
                            </w:r>
                            <w:r>
                              <w:rPr>
                                <w:rFonts w:cs="Arial"/>
                              </w:rPr>
                              <w:t>.</w:t>
                            </w:r>
                          </w:p>
                          <w:p w14:paraId="34CA7BA3" w14:textId="77777777" w:rsidR="00242DD5" w:rsidRPr="00034D72" w:rsidRDefault="00242DD5">
                            <w:pPr>
                              <w:jc w:val="center"/>
                              <w:rPr>
                                <w:rFonts w:cs="Arial"/>
                              </w:rPr>
                            </w:pPr>
                          </w:p>
                          <w:p w14:paraId="56F5D95B" w14:textId="77777777" w:rsidR="00242DD5" w:rsidRPr="00034D72" w:rsidRDefault="00242DD5">
                            <w:pPr>
                              <w:pStyle w:val="BodyText2"/>
                              <w:rPr>
                                <w:rFonts w:cs="Arial"/>
                              </w:rPr>
                            </w:pPr>
                            <w:r w:rsidRPr="00034D72">
                              <w:rPr>
                                <w:rFonts w:cs="Arial"/>
                              </w:rPr>
                              <w:t xml:space="preserve">Orientador: </w:t>
                            </w:r>
                            <w:r>
                              <w:rPr>
                                <w:rFonts w:cs="Arial"/>
                              </w:rPr>
                              <w:t xml:space="preserve">Prof. Dr. Roberto T. </w:t>
                            </w:r>
                            <w:proofErr w:type="spellStart"/>
                            <w:r>
                              <w:rPr>
                                <w:rFonts w:cs="Arial"/>
                              </w:rPr>
                              <w:t>Raittz</w:t>
                            </w:r>
                            <w:proofErr w:type="spellEnd"/>
                            <w:r>
                              <w:rPr>
                                <w:rFonts w:cs="Arial"/>
                              </w:rPr>
                              <w:t>.</w:t>
                            </w:r>
                          </w:p>
                          <w:p w14:paraId="30A05A4A" w14:textId="77777777" w:rsidR="00242DD5" w:rsidRPr="00034D72" w:rsidRDefault="00242DD5">
                            <w:pPr>
                              <w:pStyle w:val="BodyText2"/>
                              <w:rPr>
                                <w:rFonts w:cs="Arial"/>
                              </w:rPr>
                            </w:pPr>
                            <w:r w:rsidRPr="00034D72">
                              <w:rPr>
                                <w:rFonts w:cs="Arial"/>
                              </w:rPr>
                              <w:t xml:space="preserve"> </w:t>
                            </w:r>
                          </w:p>
                          <w:p w14:paraId="12B4A7BF" w14:textId="77777777" w:rsidR="00242DD5" w:rsidRPr="00034D72" w:rsidRDefault="00242DD5">
                            <w:pPr>
                              <w:pStyle w:val="BodyText2"/>
                              <w:rPr>
                                <w:rFonts w:cs="Arial"/>
                              </w:rPr>
                            </w:pPr>
                            <w:proofErr w:type="spellStart"/>
                            <w:r w:rsidRPr="00034D72">
                              <w:rPr>
                                <w:rFonts w:cs="Arial"/>
                              </w:rPr>
                              <w:t>Co</w:t>
                            </w:r>
                            <w:proofErr w:type="spellEnd"/>
                            <w:r w:rsidRPr="00034D72">
                              <w:rPr>
                                <w:rFonts w:cs="Arial"/>
                              </w:rPr>
                              <w:t xml:space="preserve">-orientador: </w:t>
                            </w:r>
                            <w:r>
                              <w:rPr>
                                <w:rFonts w:cs="Arial"/>
                              </w:rPr>
                              <w:t xml:space="preserve">Prof. Dr. Luciano F. </w:t>
                            </w:r>
                            <w:proofErr w:type="spellStart"/>
                            <w:r>
                              <w:rPr>
                                <w:rFonts w:cs="Arial"/>
                              </w:rPr>
                              <w:t>Huergo</w:t>
                            </w:r>
                            <w:proofErr w:type="spellEnd"/>
                            <w:r w:rsidRPr="00034D72">
                              <w:rPr>
                                <w:rFonts w:cs="Arial"/>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5BE17BF5" id="_x0000_t202" coordsize="21600,21600" o:spt="202" path="m,l,21600r21600,l21600,xe">
                <v:stroke joinstyle="miter"/>
                <v:path gradientshapeok="t" o:connecttype="rect"/>
              </v:shapetype>
              <v:shape id="Text Box 2" o:spid="_x0000_s1026" type="#_x0000_t202" style="position:absolute;left:0;text-align:left;margin-left:153pt;margin-top:1.05pt;width:287.55pt;height:208.3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" o:allowincell="f" strokecolor="white">
                <v:textbox>
                  <w:txbxContent>
                    <w:p w14:paraId="0C911475" w14:textId="77777777" w:rsidR="00FD6A63" w:rsidRPr="00034D72" w:rsidRDefault="00FD6A63">
                      <w:pPr>
                        <w:pStyle w:val="BodyText3"/>
                        <w:spacing w:line="340" w:lineRule="exact"/>
                        <w:rPr>
                          <w:rFonts w:cs="Arial"/>
                        </w:rPr>
                      </w:pPr>
                      <w:r>
                        <w:rPr>
                          <w:rFonts w:cs="Arial"/>
                          <w:spacing w:val="-6"/>
                        </w:rPr>
                        <w:t>Projeto de dissertação de mestrado</w:t>
                      </w:r>
                      <w:r w:rsidRPr="00034D72">
                        <w:rPr>
                          <w:rFonts w:cs="Arial"/>
                          <w:spacing w:val="-6"/>
                        </w:rPr>
                        <w:t xml:space="preserve"> apresentada </w:t>
                      </w:r>
                      <w:r>
                        <w:rPr>
                          <w:rFonts w:cs="Arial"/>
                          <w:spacing w:val="-4"/>
                        </w:rPr>
                        <w:t>ao</w:t>
                      </w:r>
                      <w:r>
                        <w:rPr>
                          <w:rFonts w:cs="Arial"/>
                        </w:rPr>
                        <w:t xml:space="preserve"> P</w:t>
                      </w:r>
                      <w:r w:rsidRPr="00034D72">
                        <w:rPr>
                          <w:rFonts w:cs="Arial"/>
                          <w:spacing w:val="-6"/>
                        </w:rPr>
                        <w:t>rograma de Pós-Graduação</w:t>
                      </w:r>
                      <w:r w:rsidRPr="00034D72">
                        <w:rPr>
                          <w:rFonts w:cs="Arial"/>
                        </w:rPr>
                        <w:t xml:space="preserve"> em </w:t>
                      </w:r>
                      <w:r>
                        <w:rPr>
                          <w:rFonts w:cs="Arial"/>
                        </w:rPr>
                        <w:t xml:space="preserve">Bioinformática, Setor de Educação Profissional e Tecnológica, </w:t>
                      </w:r>
                      <w:r w:rsidRPr="00034D72">
                        <w:rPr>
                          <w:rFonts w:cs="Arial"/>
                        </w:rPr>
                        <w:t xml:space="preserve">Universidade Federal </w:t>
                      </w:r>
                      <w:r w:rsidRPr="00034D72">
                        <w:rPr>
                          <w:rFonts w:cs="Arial"/>
                          <w:spacing w:val="-4"/>
                        </w:rPr>
                        <w:t>do Paraná</w:t>
                      </w:r>
                      <w:r>
                        <w:rPr>
                          <w:rFonts w:cs="Arial"/>
                          <w:spacing w:val="-4"/>
                        </w:rPr>
                        <w:t>, área de concentração Bioi</w:t>
                      </w:r>
                      <w:r w:rsidRPr="00034D72">
                        <w:rPr>
                          <w:rFonts w:cs="Arial"/>
                        </w:rPr>
                        <w:t>nformática</w:t>
                      </w:r>
                      <w:r>
                        <w:rPr>
                          <w:rFonts w:cs="Arial"/>
                        </w:rPr>
                        <w:t>.</w:t>
                      </w:r>
                    </w:p>
                    <w:p w14:paraId="34CA7BA3" w14:textId="77777777" w:rsidR="00FD6A63" w:rsidRPr="00034D72" w:rsidRDefault="00FD6A63">
                      <w:pPr>
                        <w:jc w:val="center"/>
                        <w:rPr>
                          <w:rFonts w:cs="Arial"/>
                        </w:rPr>
                      </w:pPr>
                    </w:p>
                    <w:p w14:paraId="56F5D95B" w14:textId="77777777" w:rsidR="00FD6A63" w:rsidRPr="00034D72" w:rsidRDefault="00FD6A63">
                      <w:pPr>
                        <w:pStyle w:val="BodyText2"/>
                        <w:rPr>
                          <w:rFonts w:cs="Arial"/>
                        </w:rPr>
                      </w:pPr>
                      <w:r w:rsidRPr="00034D72">
                        <w:rPr>
                          <w:rFonts w:cs="Arial"/>
                        </w:rPr>
                        <w:t xml:space="preserve">Orientador: </w:t>
                      </w:r>
                      <w:r>
                        <w:rPr>
                          <w:rFonts w:cs="Arial"/>
                        </w:rPr>
                        <w:t xml:space="preserve">Prof. Dr. Roberto T. </w:t>
                      </w:r>
                      <w:proofErr w:type="spellStart"/>
                      <w:r>
                        <w:rPr>
                          <w:rFonts w:cs="Arial"/>
                        </w:rPr>
                        <w:t>Raittz</w:t>
                      </w:r>
                      <w:proofErr w:type="spellEnd"/>
                      <w:r>
                        <w:rPr>
                          <w:rFonts w:cs="Arial"/>
                        </w:rPr>
                        <w:t>.</w:t>
                      </w:r>
                    </w:p>
                    <w:p w14:paraId="30A05A4A" w14:textId="77777777" w:rsidR="00FD6A63" w:rsidRPr="00034D72" w:rsidRDefault="00FD6A63">
                      <w:pPr>
                        <w:pStyle w:val="BodyText2"/>
                        <w:rPr>
                          <w:rFonts w:cs="Arial"/>
                        </w:rPr>
                      </w:pPr>
                      <w:r w:rsidRPr="00034D72">
                        <w:rPr>
                          <w:rFonts w:cs="Arial"/>
                        </w:rPr>
                        <w:t xml:space="preserve"> </w:t>
                      </w:r>
                    </w:p>
                    <w:p w14:paraId="12B4A7BF" w14:textId="77777777" w:rsidR="00FD6A63" w:rsidRPr="00034D72" w:rsidRDefault="00FD6A63">
                      <w:pPr>
                        <w:pStyle w:val="BodyText2"/>
                        <w:rPr>
                          <w:rFonts w:cs="Arial"/>
                        </w:rPr>
                      </w:pPr>
                      <w:proofErr w:type="spellStart"/>
                      <w:r w:rsidRPr="00034D72">
                        <w:rPr>
                          <w:rFonts w:cs="Arial"/>
                        </w:rPr>
                        <w:t>Co-orientador</w:t>
                      </w:r>
                      <w:proofErr w:type="spellEnd"/>
                      <w:r w:rsidRPr="00034D72">
                        <w:rPr>
                          <w:rFonts w:cs="Arial"/>
                        </w:rPr>
                        <w:t xml:space="preserve">: </w:t>
                      </w:r>
                      <w:r>
                        <w:rPr>
                          <w:rFonts w:cs="Arial"/>
                        </w:rPr>
                        <w:t xml:space="preserve">Prof. Dr. Luciano F. </w:t>
                      </w:r>
                      <w:proofErr w:type="spellStart"/>
                      <w:r>
                        <w:rPr>
                          <w:rFonts w:cs="Arial"/>
                        </w:rPr>
                        <w:t>Huergo</w:t>
                      </w:r>
                      <w:proofErr w:type="spellEnd"/>
                      <w:r w:rsidRPr="00034D72">
                        <w:rPr>
                          <w:rFonts w:cs="Arial"/>
                        </w:rPr>
                        <w:t xml:space="preserve"> </w:t>
                      </w:r>
                    </w:p>
                  </w:txbxContent>
                </v:textbox>
              </v:shape>
            </w:pict>
          </mc:Fallback>
        </mc:AlternateContent>
      </w:r>
    </w:p>
    <w:p w14:paraId="310E07A0" w14:textId="77777777" w:rsidR="00E306FA" w:rsidRPr="0096167C" w:rsidRDefault="00E306FA">
      <w:pPr>
        <w:jc w:val="center"/>
        <w:rPr>
          <w:rFonts w:cs="Arial"/>
        </w:rPr>
      </w:pPr>
    </w:p>
    <w:p w14:paraId="024742B8" w14:textId="77777777" w:rsidR="00E306FA" w:rsidRPr="0096167C" w:rsidRDefault="00E306FA">
      <w:pPr>
        <w:jc w:val="center"/>
        <w:rPr>
          <w:rFonts w:cs="Arial"/>
        </w:rPr>
      </w:pPr>
    </w:p>
    <w:p w14:paraId="02D74C2A" w14:textId="77777777" w:rsidR="00E306FA" w:rsidRPr="0096167C" w:rsidRDefault="00E306FA">
      <w:pPr>
        <w:pStyle w:val="BodyTextIndent"/>
        <w:ind w:left="0"/>
        <w:rPr>
          <w:rFonts w:cs="Arial"/>
        </w:rPr>
      </w:pPr>
    </w:p>
    <w:p w14:paraId="18918708" w14:textId="77777777" w:rsidR="00E306FA" w:rsidRPr="0096167C" w:rsidRDefault="00E306FA">
      <w:pPr>
        <w:jc w:val="center"/>
        <w:rPr>
          <w:rFonts w:cs="Arial"/>
        </w:rPr>
      </w:pPr>
    </w:p>
    <w:p w14:paraId="21F608FB" w14:textId="77777777" w:rsidR="00E306FA" w:rsidRPr="0096167C" w:rsidRDefault="00E306FA">
      <w:pPr>
        <w:jc w:val="center"/>
        <w:rPr>
          <w:rFonts w:cs="Arial"/>
        </w:rPr>
      </w:pPr>
    </w:p>
    <w:p w14:paraId="76C3578C" w14:textId="77777777" w:rsidR="00E306FA" w:rsidRPr="0096167C" w:rsidRDefault="00E306FA">
      <w:pPr>
        <w:jc w:val="center"/>
        <w:rPr>
          <w:rFonts w:cs="Arial"/>
        </w:rPr>
      </w:pPr>
    </w:p>
    <w:p w14:paraId="3F027FBC" w14:textId="77777777" w:rsidR="00E306FA" w:rsidRPr="0096167C" w:rsidRDefault="00E306FA">
      <w:pPr>
        <w:jc w:val="center"/>
        <w:rPr>
          <w:rFonts w:cs="Arial"/>
        </w:rPr>
      </w:pPr>
    </w:p>
    <w:p w14:paraId="5DEB1C19" w14:textId="77777777" w:rsidR="00E306FA" w:rsidRPr="0096167C" w:rsidRDefault="00E306FA">
      <w:pPr>
        <w:jc w:val="center"/>
        <w:rPr>
          <w:rFonts w:cs="Arial"/>
        </w:rPr>
      </w:pPr>
    </w:p>
    <w:p w14:paraId="1FA1CBE4" w14:textId="77777777" w:rsidR="00E306FA" w:rsidRPr="0096167C" w:rsidRDefault="00E306FA">
      <w:pPr>
        <w:jc w:val="center"/>
        <w:rPr>
          <w:rFonts w:cs="Arial"/>
        </w:rPr>
      </w:pPr>
    </w:p>
    <w:p w14:paraId="1D17B762" w14:textId="77777777" w:rsidR="00E306FA" w:rsidRPr="0096167C" w:rsidRDefault="00E306FA">
      <w:pPr>
        <w:jc w:val="center"/>
        <w:rPr>
          <w:rFonts w:cs="Arial"/>
        </w:rPr>
      </w:pPr>
    </w:p>
    <w:p w14:paraId="31E2DE01" w14:textId="77777777" w:rsidR="00E306FA" w:rsidRPr="0096167C" w:rsidRDefault="00E306FA">
      <w:pPr>
        <w:pStyle w:val="BodyTextIndent"/>
        <w:ind w:left="0"/>
        <w:rPr>
          <w:rFonts w:cs="Arial"/>
        </w:rPr>
      </w:pPr>
    </w:p>
    <w:p w14:paraId="676B9711" w14:textId="77777777" w:rsidR="00E306FA" w:rsidRPr="0096167C" w:rsidRDefault="00E306FA">
      <w:pPr>
        <w:pStyle w:val="BodyTextIndent"/>
        <w:ind w:left="0"/>
        <w:rPr>
          <w:rFonts w:cs="Arial"/>
        </w:rPr>
      </w:pPr>
    </w:p>
    <w:p w14:paraId="258F44B0" w14:textId="77777777" w:rsidR="00E306FA" w:rsidRPr="0096167C" w:rsidRDefault="00E306FA">
      <w:pPr>
        <w:pStyle w:val="BodyTextIndent"/>
        <w:ind w:left="0"/>
        <w:rPr>
          <w:rFonts w:cs="Arial"/>
        </w:rPr>
      </w:pPr>
    </w:p>
    <w:p w14:paraId="044AE1CB" w14:textId="77777777" w:rsidR="00E306FA" w:rsidRPr="0096167C" w:rsidRDefault="00E306FA">
      <w:pPr>
        <w:pStyle w:val="BodyTextIndent"/>
        <w:ind w:left="0"/>
        <w:rPr>
          <w:rFonts w:cs="Arial"/>
        </w:rPr>
      </w:pPr>
    </w:p>
    <w:p w14:paraId="47C4D1A8" w14:textId="77777777" w:rsidR="00D05185" w:rsidRPr="0096167C" w:rsidRDefault="00E306FA" w:rsidP="00EB7E35">
      <w:pPr>
        <w:pStyle w:val="BodyTextIndent"/>
        <w:ind w:left="0"/>
        <w:jc w:val="center"/>
        <w:rPr>
          <w:rFonts w:cs="Arial"/>
        </w:rPr>
      </w:pPr>
      <w:r w:rsidRPr="0096167C">
        <w:rPr>
          <w:rFonts w:cs="Arial"/>
        </w:rPr>
        <w:t>Curitiba</w:t>
      </w:r>
    </w:p>
    <w:p w14:paraId="64ABFA9D" w14:textId="77777777" w:rsidR="005F38B3" w:rsidRPr="0096167C" w:rsidRDefault="00E306FA" w:rsidP="00267DED">
      <w:pPr>
        <w:pStyle w:val="BodyTextIndent"/>
        <w:ind w:left="0"/>
        <w:jc w:val="center"/>
        <w:rPr>
          <w:rFonts w:cs="Arial"/>
        </w:rPr>
        <w:sectPr w:rsidR="005F38B3" w:rsidRPr="0096167C" w:rsidSect="00D655D2">
          <w:headerReference w:type="even" r:id="rId9"/>
          <w:headerReference w:type="default" r:id="rId10"/>
          <w:footerReference w:type="even" r:id="rId11"/>
          <w:type w:val="nextColumn"/>
          <w:pgSz w:w="11907" w:h="16840" w:code="9"/>
          <w:pgMar w:top="1701" w:right="1134" w:bottom="1134" w:left="1701" w:header="720" w:footer="720" w:gutter="0"/>
          <w:pgNumType w:fmt="upperRoman"/>
          <w:cols w:space="720"/>
          <w:titlePg/>
        </w:sectPr>
      </w:pPr>
      <w:r w:rsidRPr="0096167C">
        <w:rPr>
          <w:rFonts w:cs="Arial"/>
        </w:rPr>
        <w:t>20</w:t>
      </w:r>
      <w:r w:rsidR="00267DED" w:rsidRPr="0096167C">
        <w:rPr>
          <w:rFonts w:cs="Arial"/>
        </w:rPr>
        <w:t>1</w:t>
      </w:r>
      <w:r w:rsidR="00131FE3" w:rsidRPr="0096167C">
        <w:rPr>
          <w:rFonts w:cs="Arial"/>
        </w:rPr>
        <w:t>5</w:t>
      </w:r>
    </w:p>
    <w:p w14:paraId="34BA380C" w14:textId="2D10E802" w:rsidR="00A12915" w:rsidRPr="0096167C" w:rsidRDefault="00E96176" w:rsidP="00244665">
      <w:pPr>
        <w:pStyle w:val="Title"/>
        <w:rPr>
          <w:rFonts w:cs="Arial"/>
          <w:color w:val="FF0000"/>
        </w:rPr>
      </w:pPr>
      <w:r>
        <w:rPr>
          <w:rFonts w:cs="Arial"/>
          <w:noProof/>
          <w:lang w:val="en-US" w:eastAsia="en-US"/>
        </w:rPr>
        <w:lastRenderedPageBreak/>
        <mc:AlternateContent>
          <mc:Choice Requires="wps">
            <w:drawing>
              <wp:anchor distT="0" distB="0" distL="114300" distR="114300" simplePos="0" relativeHeight="251658240" behindDoc="0" locked="0" layoutInCell="1" allowOverlap="1" wp14:anchorId="745D495B" wp14:editId="0F4A3647">
                <wp:simplePos x="0" y="0"/>
                <wp:positionH relativeFrom="column">
                  <wp:posOffset>457200</wp:posOffset>
                </wp:positionH>
                <wp:positionV relativeFrom="paragraph">
                  <wp:posOffset>4065905</wp:posOffset>
                </wp:positionV>
                <wp:extent cx="5257800" cy="4114800"/>
                <wp:effectExtent l="3810" t="2540" r="0" b="0"/>
                <wp:wrapNone/>
                <wp:docPr id="17" name="Text Box 6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4114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3F9BCD" w14:textId="77777777" w:rsidR="00242DD5" w:rsidRDefault="00242DD5" w:rsidP="003666AF">
                            <w:pPr>
                              <w:pBdr>
                                <w:top w:val="single" w:sz="4" w:space="1" w:color="auto"/>
                                <w:left w:val="single" w:sz="4" w:space="4" w:color="auto"/>
                                <w:bottom w:val="single" w:sz="4" w:space="1" w:color="auto"/>
                                <w:right w:val="single" w:sz="4" w:space="4" w:color="auto"/>
                              </w:pBdr>
                              <w:rPr>
                                <w:rFonts w:cs="Arial"/>
                              </w:rPr>
                            </w:pPr>
                            <w:r>
                              <w:rPr>
                                <w:rFonts w:cs="Arial"/>
                              </w:rPr>
                              <w:tab/>
                            </w:r>
                          </w:p>
                          <w:p w14:paraId="7A48EECC" w14:textId="77777777" w:rsidR="00242DD5" w:rsidRPr="00267DED" w:rsidRDefault="00242DD5" w:rsidP="00DA55ED">
                            <w:pPr>
                              <w:pBdr>
                                <w:top w:val="single" w:sz="4" w:space="1" w:color="auto"/>
                                <w:left w:val="single" w:sz="4" w:space="4" w:color="auto"/>
                                <w:bottom w:val="single" w:sz="4" w:space="1" w:color="auto"/>
                                <w:right w:val="single" w:sz="4" w:space="4" w:color="auto"/>
                              </w:pBdr>
                              <w:spacing w:line="280" w:lineRule="exact"/>
                              <w:rPr>
                                <w:rFonts w:cs="Arial"/>
                                <w:color w:val="FF0000"/>
                                <w:sz w:val="22"/>
                                <w:szCs w:val="22"/>
                              </w:rPr>
                            </w:pPr>
                            <w:r>
                              <w:rPr>
                                <w:rFonts w:cs="Arial"/>
                                <w:color w:val="FF0000"/>
                                <w:sz w:val="22"/>
                                <w:szCs w:val="22"/>
                              </w:rPr>
                              <w:t>Brim</w:t>
                            </w:r>
                            <w:r w:rsidRPr="00267DED">
                              <w:rPr>
                                <w:rFonts w:cs="Arial"/>
                                <w:color w:val="FF0000"/>
                                <w:sz w:val="22"/>
                                <w:szCs w:val="22"/>
                              </w:rPr>
                              <w:t xml:space="preserve">, </w:t>
                            </w:r>
                            <w:r>
                              <w:rPr>
                                <w:rFonts w:cs="Arial"/>
                                <w:color w:val="FF0000"/>
                                <w:sz w:val="22"/>
                                <w:szCs w:val="22"/>
                              </w:rPr>
                              <w:t xml:space="preserve">Calebe Elias Ribeiro </w:t>
                            </w:r>
                          </w:p>
                          <w:p w14:paraId="5AFDF474" w14:textId="77777777" w:rsidR="00242DD5" w:rsidRPr="00267DED" w:rsidRDefault="00242DD5" w:rsidP="003362D9">
                            <w:pPr>
                              <w:rPr>
                                <w:rFonts w:cs="Arial"/>
                                <w:color w:val="FF0000"/>
                                <w:sz w:val="22"/>
                                <w:szCs w:val="22"/>
                              </w:rPr>
                            </w:pPr>
                            <w:r w:rsidRPr="003362D9">
                              <w:rPr>
                                <w:rFonts w:cs="Arial"/>
                                <w:color w:val="FF0000"/>
                                <w:sz w:val="22"/>
                                <w:szCs w:val="22"/>
                              </w:rPr>
                              <w:t>MS-ML Studio: uma ferramenta para classificação de dados de espectrometria de massas</w:t>
                            </w:r>
                            <w:r w:rsidRPr="00267DED">
                              <w:rPr>
                                <w:rFonts w:cs="Arial"/>
                                <w:color w:val="FF0000"/>
                                <w:sz w:val="22"/>
                                <w:szCs w:val="22"/>
                              </w:rPr>
                              <w:t xml:space="preserve"> / </w:t>
                            </w:r>
                            <w:r>
                              <w:rPr>
                                <w:rFonts w:cs="Arial"/>
                                <w:color w:val="FF0000"/>
                                <w:sz w:val="22"/>
                                <w:szCs w:val="22"/>
                              </w:rPr>
                              <w:t>Calebe Brim</w:t>
                            </w:r>
                            <w:r w:rsidRPr="00267DED">
                              <w:rPr>
                                <w:rFonts w:cs="Arial"/>
                                <w:color w:val="FF0000"/>
                                <w:sz w:val="22"/>
                                <w:szCs w:val="22"/>
                              </w:rPr>
                              <w:t>. – Curitiba, 20</w:t>
                            </w:r>
                            <w:r>
                              <w:rPr>
                                <w:rFonts w:cs="Arial"/>
                                <w:color w:val="FF0000"/>
                                <w:sz w:val="22"/>
                                <w:szCs w:val="22"/>
                              </w:rPr>
                              <w:t>XX</w:t>
                            </w:r>
                            <w:r w:rsidRPr="00267DED">
                              <w:rPr>
                                <w:rFonts w:cs="Arial"/>
                                <w:color w:val="FF0000"/>
                                <w:sz w:val="22"/>
                                <w:szCs w:val="22"/>
                              </w:rPr>
                              <w:t>.</w:t>
                            </w:r>
                          </w:p>
                          <w:p w14:paraId="5B97F927" w14:textId="77777777" w:rsidR="00242DD5" w:rsidRPr="00267DED" w:rsidRDefault="00242DD5" w:rsidP="00DA55ED">
                            <w:pPr>
                              <w:pBdr>
                                <w:top w:val="single" w:sz="4" w:space="1" w:color="auto"/>
                                <w:left w:val="single" w:sz="4" w:space="4" w:color="auto"/>
                                <w:bottom w:val="single" w:sz="4" w:space="1" w:color="auto"/>
                                <w:right w:val="single" w:sz="4" w:space="4" w:color="auto"/>
                              </w:pBdr>
                              <w:spacing w:line="280" w:lineRule="exact"/>
                              <w:rPr>
                                <w:rFonts w:cs="Arial"/>
                                <w:color w:val="FF0000"/>
                                <w:sz w:val="22"/>
                                <w:szCs w:val="22"/>
                              </w:rPr>
                            </w:pPr>
                          </w:p>
                          <w:p w14:paraId="703E4666" w14:textId="77777777" w:rsidR="00242DD5" w:rsidRPr="00267DED" w:rsidRDefault="00242DD5" w:rsidP="00DA55ED">
                            <w:pPr>
                              <w:pBdr>
                                <w:top w:val="single" w:sz="4" w:space="1" w:color="auto"/>
                                <w:left w:val="single" w:sz="4" w:space="4" w:color="auto"/>
                                <w:bottom w:val="single" w:sz="4" w:space="1" w:color="auto"/>
                                <w:right w:val="single" w:sz="4" w:space="4" w:color="auto"/>
                              </w:pBdr>
                              <w:spacing w:line="280" w:lineRule="exact"/>
                              <w:rPr>
                                <w:rFonts w:cs="Arial"/>
                                <w:color w:val="FF0000"/>
                                <w:sz w:val="22"/>
                                <w:szCs w:val="22"/>
                              </w:rPr>
                            </w:pPr>
                            <w:r w:rsidRPr="00267DED">
                              <w:rPr>
                                <w:rFonts w:cs="Arial"/>
                                <w:color w:val="FF0000"/>
                                <w:sz w:val="22"/>
                                <w:szCs w:val="22"/>
                              </w:rPr>
                              <w:tab/>
                            </w:r>
                            <w:r>
                              <w:rPr>
                                <w:rFonts w:cs="Arial"/>
                                <w:color w:val="FF0000"/>
                                <w:sz w:val="22"/>
                                <w:szCs w:val="22"/>
                              </w:rPr>
                              <w:t>XXX</w:t>
                            </w:r>
                            <w:r w:rsidRPr="00267DED">
                              <w:rPr>
                                <w:rFonts w:cs="Arial"/>
                                <w:color w:val="FF0000"/>
                                <w:sz w:val="22"/>
                                <w:szCs w:val="22"/>
                              </w:rPr>
                              <w:t xml:space="preserve"> f.</w:t>
                            </w:r>
                            <w:r>
                              <w:rPr>
                                <w:rFonts w:cs="Arial"/>
                                <w:color w:val="FF0000"/>
                                <w:sz w:val="22"/>
                                <w:szCs w:val="22"/>
                              </w:rPr>
                              <w:t xml:space="preserve"> &lt;&lt;&lt;&lt;&lt; PAGINA GERADA EXCLUSIVAMENTE PELA BIBLIOTECA</w:t>
                            </w:r>
                          </w:p>
                          <w:p w14:paraId="201FB337" w14:textId="77777777" w:rsidR="00242DD5" w:rsidRPr="00267DED" w:rsidRDefault="00242DD5" w:rsidP="00DA55ED">
                            <w:pPr>
                              <w:pBdr>
                                <w:top w:val="single" w:sz="4" w:space="1" w:color="auto"/>
                                <w:left w:val="single" w:sz="4" w:space="4" w:color="auto"/>
                                <w:bottom w:val="single" w:sz="4" w:space="1" w:color="auto"/>
                                <w:right w:val="single" w:sz="4" w:space="4" w:color="auto"/>
                              </w:pBdr>
                              <w:spacing w:line="280" w:lineRule="exact"/>
                              <w:rPr>
                                <w:rFonts w:cs="Arial"/>
                                <w:color w:val="FF0000"/>
                                <w:sz w:val="22"/>
                                <w:szCs w:val="22"/>
                              </w:rPr>
                            </w:pPr>
                          </w:p>
                          <w:p w14:paraId="7B2AF7B4" w14:textId="77777777" w:rsidR="00242DD5" w:rsidRPr="00267DED" w:rsidRDefault="00242DD5" w:rsidP="00DA55ED">
                            <w:pPr>
                              <w:pBdr>
                                <w:top w:val="single" w:sz="4" w:space="1" w:color="auto"/>
                                <w:left w:val="single" w:sz="4" w:space="4" w:color="auto"/>
                                <w:bottom w:val="single" w:sz="4" w:space="1" w:color="auto"/>
                                <w:right w:val="single" w:sz="4" w:space="4" w:color="auto"/>
                              </w:pBdr>
                              <w:spacing w:line="280" w:lineRule="exact"/>
                              <w:rPr>
                                <w:rFonts w:cs="Arial"/>
                                <w:color w:val="FF0000"/>
                                <w:sz w:val="22"/>
                                <w:szCs w:val="22"/>
                              </w:rPr>
                            </w:pPr>
                            <w:r w:rsidRPr="00267DED">
                              <w:rPr>
                                <w:rFonts w:cs="Arial"/>
                                <w:color w:val="FF0000"/>
                                <w:sz w:val="22"/>
                                <w:szCs w:val="22"/>
                              </w:rPr>
                              <w:tab/>
                              <w:t>Orientador</w:t>
                            </w:r>
                            <w:r>
                              <w:rPr>
                                <w:rFonts w:cs="Arial"/>
                                <w:color w:val="FF0000"/>
                                <w:sz w:val="22"/>
                                <w:szCs w:val="22"/>
                              </w:rPr>
                              <w:t>(a)</w:t>
                            </w:r>
                            <w:r w:rsidRPr="00267DED">
                              <w:rPr>
                                <w:rFonts w:cs="Arial"/>
                                <w:color w:val="FF0000"/>
                                <w:sz w:val="22"/>
                                <w:szCs w:val="22"/>
                              </w:rPr>
                              <w:t>: Prof</w:t>
                            </w:r>
                            <w:r>
                              <w:rPr>
                                <w:rFonts w:cs="Arial"/>
                                <w:color w:val="FF0000"/>
                                <w:sz w:val="22"/>
                                <w:szCs w:val="22"/>
                              </w:rPr>
                              <w:t>.</w:t>
                            </w:r>
                            <w:r w:rsidRPr="00267DED">
                              <w:rPr>
                                <w:rFonts w:cs="Arial"/>
                                <w:color w:val="FF0000"/>
                                <w:sz w:val="22"/>
                                <w:szCs w:val="22"/>
                              </w:rPr>
                              <w:t xml:space="preserve"> Dr</w:t>
                            </w:r>
                            <w:r>
                              <w:rPr>
                                <w:rFonts w:cs="Arial"/>
                                <w:color w:val="FF0000"/>
                                <w:sz w:val="22"/>
                                <w:szCs w:val="22"/>
                              </w:rPr>
                              <w:t>.</w:t>
                            </w:r>
                            <w:r w:rsidRPr="00267DED">
                              <w:rPr>
                                <w:rFonts w:cs="Arial"/>
                                <w:color w:val="FF0000"/>
                                <w:sz w:val="22"/>
                                <w:szCs w:val="22"/>
                              </w:rPr>
                              <w:t xml:space="preserve"> </w:t>
                            </w:r>
                            <w:r>
                              <w:rPr>
                                <w:rFonts w:cs="Arial"/>
                                <w:color w:val="FF0000"/>
                                <w:sz w:val="22"/>
                                <w:szCs w:val="22"/>
                              </w:rPr>
                              <w:t xml:space="preserve">Roberto T. </w:t>
                            </w:r>
                            <w:proofErr w:type="spellStart"/>
                            <w:r>
                              <w:rPr>
                                <w:rFonts w:cs="Arial"/>
                                <w:color w:val="FF0000"/>
                                <w:sz w:val="22"/>
                                <w:szCs w:val="22"/>
                              </w:rPr>
                              <w:t>Raittz</w:t>
                            </w:r>
                            <w:proofErr w:type="spellEnd"/>
                            <w:r>
                              <w:rPr>
                                <w:rFonts w:cs="Arial"/>
                                <w:color w:val="FF0000"/>
                                <w:sz w:val="22"/>
                                <w:szCs w:val="22"/>
                              </w:rPr>
                              <w:t>.</w:t>
                            </w:r>
                            <w:r w:rsidRPr="00267DED">
                              <w:rPr>
                                <w:rFonts w:cs="Arial"/>
                                <w:color w:val="FF0000"/>
                                <w:sz w:val="22"/>
                                <w:szCs w:val="22"/>
                              </w:rPr>
                              <w:tab/>
                            </w:r>
                          </w:p>
                          <w:p w14:paraId="3A6DB378" w14:textId="77777777" w:rsidR="00242DD5" w:rsidRPr="00267DED" w:rsidRDefault="00242DD5" w:rsidP="00DA55ED">
                            <w:pPr>
                              <w:pBdr>
                                <w:top w:val="single" w:sz="4" w:space="1" w:color="auto"/>
                                <w:left w:val="single" w:sz="4" w:space="4" w:color="auto"/>
                                <w:bottom w:val="single" w:sz="4" w:space="1" w:color="auto"/>
                                <w:right w:val="single" w:sz="4" w:space="4" w:color="auto"/>
                              </w:pBdr>
                              <w:spacing w:line="280" w:lineRule="exact"/>
                              <w:rPr>
                                <w:rFonts w:cs="Arial"/>
                                <w:color w:val="FF0000"/>
                                <w:sz w:val="22"/>
                                <w:szCs w:val="22"/>
                              </w:rPr>
                            </w:pPr>
                            <w:r w:rsidRPr="00267DED">
                              <w:rPr>
                                <w:rFonts w:cs="Arial"/>
                                <w:color w:val="FF0000"/>
                                <w:sz w:val="22"/>
                                <w:szCs w:val="22"/>
                              </w:rPr>
                              <w:tab/>
                            </w:r>
                            <w:proofErr w:type="spellStart"/>
                            <w:r w:rsidRPr="00267DED">
                              <w:rPr>
                                <w:rFonts w:cs="Arial"/>
                                <w:color w:val="FF0000"/>
                                <w:sz w:val="22"/>
                                <w:szCs w:val="22"/>
                              </w:rPr>
                              <w:t>Co</w:t>
                            </w:r>
                            <w:proofErr w:type="spellEnd"/>
                            <w:r w:rsidRPr="00267DED">
                              <w:rPr>
                                <w:rFonts w:cs="Arial"/>
                                <w:color w:val="FF0000"/>
                                <w:sz w:val="22"/>
                                <w:szCs w:val="22"/>
                              </w:rPr>
                              <w:t>-orientador</w:t>
                            </w:r>
                            <w:r>
                              <w:rPr>
                                <w:rFonts w:cs="Arial"/>
                                <w:color w:val="FF0000"/>
                                <w:sz w:val="22"/>
                                <w:szCs w:val="22"/>
                              </w:rPr>
                              <w:t>(a)</w:t>
                            </w:r>
                            <w:r w:rsidRPr="00267DED">
                              <w:rPr>
                                <w:rFonts w:cs="Arial"/>
                                <w:color w:val="FF0000"/>
                                <w:sz w:val="22"/>
                                <w:szCs w:val="22"/>
                              </w:rPr>
                              <w:t xml:space="preserve">: </w:t>
                            </w:r>
                            <w:proofErr w:type="spellStart"/>
                            <w:r w:rsidRPr="00267DED">
                              <w:rPr>
                                <w:rFonts w:cs="Arial"/>
                                <w:color w:val="FF0000"/>
                                <w:sz w:val="22"/>
                                <w:szCs w:val="22"/>
                              </w:rPr>
                              <w:t>Prof</w:t>
                            </w:r>
                            <w:proofErr w:type="spellEnd"/>
                            <w:r>
                              <w:rPr>
                                <w:rFonts w:cs="Arial"/>
                                <w:color w:val="FF0000"/>
                                <w:sz w:val="22"/>
                                <w:szCs w:val="22"/>
                              </w:rPr>
                              <w:t>(a)</w:t>
                            </w:r>
                            <w:r w:rsidRPr="00267DED">
                              <w:rPr>
                                <w:rFonts w:cs="Arial"/>
                                <w:color w:val="FF0000"/>
                                <w:sz w:val="22"/>
                                <w:szCs w:val="22"/>
                              </w:rPr>
                              <w:t xml:space="preserve"> </w:t>
                            </w:r>
                            <w:proofErr w:type="spellStart"/>
                            <w:r w:rsidRPr="00267DED">
                              <w:rPr>
                                <w:rFonts w:cs="Arial"/>
                                <w:color w:val="FF0000"/>
                                <w:sz w:val="22"/>
                                <w:szCs w:val="22"/>
                              </w:rPr>
                              <w:t>Dr</w:t>
                            </w:r>
                            <w:proofErr w:type="spellEnd"/>
                            <w:r>
                              <w:rPr>
                                <w:rFonts w:cs="Arial"/>
                                <w:color w:val="FF0000"/>
                                <w:sz w:val="22"/>
                                <w:szCs w:val="22"/>
                              </w:rPr>
                              <w:t>(a)</w:t>
                            </w:r>
                            <w:r w:rsidRPr="00267DED">
                              <w:rPr>
                                <w:rFonts w:cs="Arial"/>
                                <w:color w:val="FF0000"/>
                                <w:sz w:val="22"/>
                                <w:szCs w:val="22"/>
                              </w:rPr>
                              <w:t xml:space="preserve">  </w:t>
                            </w:r>
                            <w:r>
                              <w:rPr>
                                <w:rFonts w:cs="Arial"/>
                                <w:color w:val="FF0000"/>
                                <w:sz w:val="22"/>
                                <w:szCs w:val="22"/>
                              </w:rPr>
                              <w:t xml:space="preserve">Luciano F, </w:t>
                            </w:r>
                            <w:proofErr w:type="spellStart"/>
                            <w:r>
                              <w:rPr>
                                <w:rFonts w:cs="Arial"/>
                                <w:color w:val="FF0000"/>
                                <w:sz w:val="22"/>
                                <w:szCs w:val="22"/>
                              </w:rPr>
                              <w:t>Huergo</w:t>
                            </w:r>
                            <w:proofErr w:type="spellEnd"/>
                          </w:p>
                          <w:p w14:paraId="1D8ADED5" w14:textId="77777777" w:rsidR="00242DD5" w:rsidRPr="00267DED" w:rsidRDefault="00242DD5" w:rsidP="00DA55ED">
                            <w:pPr>
                              <w:pBdr>
                                <w:top w:val="single" w:sz="4" w:space="1" w:color="auto"/>
                                <w:left w:val="single" w:sz="4" w:space="4" w:color="auto"/>
                                <w:bottom w:val="single" w:sz="4" w:space="1" w:color="auto"/>
                                <w:right w:val="single" w:sz="4" w:space="4" w:color="auto"/>
                              </w:pBdr>
                              <w:spacing w:line="280" w:lineRule="exact"/>
                              <w:rPr>
                                <w:rFonts w:cs="Arial"/>
                                <w:color w:val="FF0000"/>
                                <w:sz w:val="22"/>
                                <w:szCs w:val="22"/>
                              </w:rPr>
                            </w:pPr>
                          </w:p>
                          <w:p w14:paraId="73935BDB" w14:textId="77777777" w:rsidR="00242DD5" w:rsidRPr="00267DED" w:rsidRDefault="00242DD5" w:rsidP="00DA55ED">
                            <w:pPr>
                              <w:pBdr>
                                <w:top w:val="single" w:sz="4" w:space="1" w:color="auto"/>
                                <w:left w:val="single" w:sz="4" w:space="4" w:color="auto"/>
                                <w:bottom w:val="single" w:sz="4" w:space="1" w:color="auto"/>
                                <w:right w:val="single" w:sz="4" w:space="4" w:color="auto"/>
                              </w:pBdr>
                              <w:spacing w:line="280" w:lineRule="exact"/>
                              <w:rPr>
                                <w:rFonts w:cs="Arial"/>
                                <w:color w:val="FF0000"/>
                                <w:sz w:val="22"/>
                                <w:szCs w:val="22"/>
                              </w:rPr>
                            </w:pPr>
                            <w:r w:rsidRPr="00267DED">
                              <w:rPr>
                                <w:rFonts w:cs="Arial"/>
                                <w:color w:val="FF0000"/>
                                <w:sz w:val="22"/>
                                <w:szCs w:val="22"/>
                              </w:rPr>
                              <w:tab/>
                            </w:r>
                            <w:r>
                              <w:rPr>
                                <w:rFonts w:cs="Arial"/>
                                <w:color w:val="FF0000"/>
                                <w:sz w:val="22"/>
                                <w:szCs w:val="22"/>
                              </w:rPr>
                              <w:t>Projeto de Dissertação</w:t>
                            </w:r>
                            <w:r w:rsidRPr="00267DED">
                              <w:rPr>
                                <w:rFonts w:cs="Arial"/>
                                <w:color w:val="FF0000"/>
                                <w:sz w:val="22"/>
                                <w:szCs w:val="22"/>
                              </w:rPr>
                              <w:t xml:space="preserve"> (</w:t>
                            </w:r>
                            <w:r>
                              <w:rPr>
                                <w:rFonts w:cs="Arial"/>
                                <w:color w:val="FF0000"/>
                                <w:sz w:val="22"/>
                                <w:szCs w:val="22"/>
                              </w:rPr>
                              <w:t>mestrado</w:t>
                            </w:r>
                            <w:r w:rsidRPr="00267DED">
                              <w:rPr>
                                <w:rFonts w:cs="Arial"/>
                                <w:color w:val="FF0000"/>
                                <w:sz w:val="22"/>
                                <w:szCs w:val="22"/>
                              </w:rPr>
                              <w:t xml:space="preserve">) – Universidade Federal do Paraná, Programa de Pós-Graduação em </w:t>
                            </w:r>
                            <w:r>
                              <w:rPr>
                                <w:rFonts w:cs="Arial"/>
                                <w:color w:val="FF0000"/>
                                <w:sz w:val="22"/>
                                <w:szCs w:val="22"/>
                              </w:rPr>
                              <w:t>Bioinformática</w:t>
                            </w:r>
                            <w:r w:rsidRPr="00267DED">
                              <w:rPr>
                                <w:rFonts w:cs="Arial"/>
                                <w:color w:val="FF0000"/>
                                <w:sz w:val="22"/>
                                <w:szCs w:val="22"/>
                              </w:rPr>
                              <w:t>, 20</w:t>
                            </w:r>
                            <w:r>
                              <w:rPr>
                                <w:rFonts w:cs="Arial"/>
                                <w:color w:val="FF0000"/>
                                <w:sz w:val="22"/>
                                <w:szCs w:val="22"/>
                              </w:rPr>
                              <w:t>15</w:t>
                            </w:r>
                            <w:r w:rsidRPr="00267DED">
                              <w:rPr>
                                <w:rFonts w:cs="Arial"/>
                                <w:color w:val="FF0000"/>
                                <w:sz w:val="22"/>
                                <w:szCs w:val="22"/>
                              </w:rPr>
                              <w:t>.</w:t>
                            </w:r>
                          </w:p>
                          <w:p w14:paraId="7737CF86" w14:textId="77777777" w:rsidR="00242DD5" w:rsidRPr="00267DED" w:rsidRDefault="00242DD5" w:rsidP="00DA55ED">
                            <w:pPr>
                              <w:pBdr>
                                <w:top w:val="single" w:sz="4" w:space="1" w:color="auto"/>
                                <w:left w:val="single" w:sz="4" w:space="4" w:color="auto"/>
                                <w:bottom w:val="single" w:sz="4" w:space="1" w:color="auto"/>
                                <w:right w:val="single" w:sz="4" w:space="4" w:color="auto"/>
                              </w:pBdr>
                              <w:spacing w:line="280" w:lineRule="exact"/>
                              <w:rPr>
                                <w:rFonts w:cs="Arial"/>
                                <w:color w:val="FF0000"/>
                                <w:sz w:val="22"/>
                                <w:szCs w:val="22"/>
                              </w:rPr>
                            </w:pPr>
                          </w:p>
                          <w:p w14:paraId="33214855" w14:textId="77777777" w:rsidR="00242DD5" w:rsidRPr="00267DED" w:rsidRDefault="00242DD5" w:rsidP="00DA55ED">
                            <w:pPr>
                              <w:pBdr>
                                <w:top w:val="single" w:sz="4" w:space="1" w:color="auto"/>
                                <w:left w:val="single" w:sz="4" w:space="4" w:color="auto"/>
                                <w:bottom w:val="single" w:sz="4" w:space="1" w:color="auto"/>
                                <w:right w:val="single" w:sz="4" w:space="4" w:color="auto"/>
                              </w:pBdr>
                              <w:spacing w:line="280" w:lineRule="exact"/>
                              <w:rPr>
                                <w:rFonts w:cs="Arial"/>
                                <w:color w:val="FF0000"/>
                                <w:sz w:val="22"/>
                                <w:szCs w:val="22"/>
                              </w:rPr>
                            </w:pPr>
                            <w:r w:rsidRPr="00267DED">
                              <w:rPr>
                                <w:rFonts w:cs="Arial"/>
                                <w:color w:val="FF0000"/>
                                <w:sz w:val="22"/>
                                <w:szCs w:val="22"/>
                              </w:rPr>
                              <w:tab/>
                              <w:t xml:space="preserve">Referências bibliográficas: f. </w:t>
                            </w:r>
                            <w:r>
                              <w:rPr>
                                <w:rFonts w:cs="Arial"/>
                                <w:color w:val="FF0000"/>
                                <w:sz w:val="22"/>
                                <w:szCs w:val="22"/>
                              </w:rPr>
                              <w:t>XX</w:t>
                            </w:r>
                            <w:r w:rsidRPr="00267DED">
                              <w:rPr>
                                <w:rFonts w:cs="Arial"/>
                                <w:color w:val="FF0000"/>
                                <w:sz w:val="22"/>
                                <w:szCs w:val="22"/>
                              </w:rPr>
                              <w:t xml:space="preserve"> – </w:t>
                            </w:r>
                            <w:r>
                              <w:rPr>
                                <w:rFonts w:cs="Arial"/>
                                <w:color w:val="FF0000"/>
                                <w:sz w:val="22"/>
                                <w:szCs w:val="22"/>
                              </w:rPr>
                              <w:t>XX</w:t>
                            </w:r>
                          </w:p>
                          <w:p w14:paraId="1EE0BA13" w14:textId="77777777" w:rsidR="00242DD5" w:rsidRPr="00267DED" w:rsidRDefault="00242DD5" w:rsidP="00DA55ED">
                            <w:pPr>
                              <w:pBdr>
                                <w:top w:val="single" w:sz="4" w:space="1" w:color="auto"/>
                                <w:left w:val="single" w:sz="4" w:space="4" w:color="auto"/>
                                <w:bottom w:val="single" w:sz="4" w:space="1" w:color="auto"/>
                                <w:right w:val="single" w:sz="4" w:space="4" w:color="auto"/>
                              </w:pBdr>
                              <w:spacing w:line="280" w:lineRule="exact"/>
                              <w:rPr>
                                <w:rFonts w:cs="Arial"/>
                                <w:color w:val="FF0000"/>
                                <w:sz w:val="22"/>
                                <w:szCs w:val="22"/>
                              </w:rPr>
                            </w:pPr>
                          </w:p>
                          <w:p w14:paraId="2E4F3289" w14:textId="77777777" w:rsidR="00242DD5" w:rsidRPr="00267DED" w:rsidRDefault="00242DD5" w:rsidP="00DA55ED">
                            <w:pPr>
                              <w:pBdr>
                                <w:top w:val="single" w:sz="4" w:space="1" w:color="auto"/>
                                <w:left w:val="single" w:sz="4" w:space="4" w:color="auto"/>
                                <w:bottom w:val="single" w:sz="4" w:space="1" w:color="auto"/>
                                <w:right w:val="single" w:sz="4" w:space="4" w:color="auto"/>
                              </w:pBdr>
                              <w:spacing w:line="280" w:lineRule="exact"/>
                              <w:rPr>
                                <w:rFonts w:cs="Arial"/>
                                <w:color w:val="FF0000"/>
                                <w:sz w:val="22"/>
                                <w:szCs w:val="22"/>
                              </w:rPr>
                            </w:pPr>
                            <w:r w:rsidRPr="00267DED">
                              <w:rPr>
                                <w:rFonts w:cs="Arial"/>
                                <w:color w:val="FF0000"/>
                                <w:sz w:val="22"/>
                                <w:szCs w:val="22"/>
                              </w:rPr>
                              <w:tab/>
                              <w:t xml:space="preserve">1. </w:t>
                            </w:r>
                            <w:r w:rsidRPr="00370558">
                              <w:rPr>
                                <w:rFonts w:cs="Arial"/>
                              </w:rPr>
                              <w:t>Intel</w:t>
                            </w:r>
                            <w:r>
                              <w:rPr>
                                <w:rFonts w:cs="Arial"/>
                              </w:rPr>
                              <w:t>igência Artificial</w:t>
                            </w:r>
                            <w:r w:rsidRPr="00370558">
                              <w:rPr>
                                <w:rFonts w:cs="Arial"/>
                              </w:rPr>
                              <w:t xml:space="preserve"> </w:t>
                            </w:r>
                            <w:r w:rsidRPr="00267DED">
                              <w:rPr>
                                <w:rFonts w:cs="Arial"/>
                                <w:color w:val="FF0000"/>
                                <w:sz w:val="22"/>
                                <w:szCs w:val="22"/>
                              </w:rPr>
                              <w:t xml:space="preserve">2. </w:t>
                            </w:r>
                            <w:r w:rsidRPr="00370558">
                              <w:rPr>
                                <w:rFonts w:cs="Arial"/>
                              </w:rPr>
                              <w:t>Espectrometria de Massas</w:t>
                            </w:r>
                            <w:r w:rsidRPr="00267DED">
                              <w:rPr>
                                <w:rFonts w:cs="Arial"/>
                                <w:color w:val="FF0000"/>
                                <w:sz w:val="22"/>
                                <w:szCs w:val="22"/>
                              </w:rPr>
                              <w:t xml:space="preserve">. 3. </w:t>
                            </w:r>
                            <w:r w:rsidRPr="00370558">
                              <w:rPr>
                                <w:rFonts w:cs="Arial"/>
                              </w:rPr>
                              <w:t>Processamento de dados</w:t>
                            </w:r>
                            <w:r w:rsidRPr="00267DED">
                              <w:rPr>
                                <w:rFonts w:cs="Arial"/>
                                <w:color w:val="FF0000"/>
                                <w:sz w:val="22"/>
                                <w:szCs w:val="22"/>
                              </w:rPr>
                              <w:t xml:space="preserve">. 4. </w:t>
                            </w:r>
                            <w:r w:rsidRPr="00370558">
                              <w:rPr>
                                <w:rFonts w:cs="Arial"/>
                              </w:rPr>
                              <w:t>MS-ML</w:t>
                            </w:r>
                            <w:r>
                              <w:rPr>
                                <w:rFonts w:cs="Arial"/>
                                <w:color w:val="FF0000"/>
                                <w:sz w:val="22"/>
                                <w:szCs w:val="22"/>
                              </w:rPr>
                              <w:t xml:space="preserve"> Studio</w:t>
                            </w:r>
                            <w:r w:rsidRPr="00267DED">
                              <w:rPr>
                                <w:rFonts w:cs="Arial"/>
                                <w:color w:val="FF0000"/>
                                <w:sz w:val="22"/>
                                <w:szCs w:val="22"/>
                              </w:rPr>
                              <w:t xml:space="preserve">. I. Título.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745D495B" id="Text Box 655" o:spid="_x0000_s1027" type="#_x0000_t202" style="position:absolute;left:0;text-align:left;margin-left:36pt;margin-top:320.15pt;width:414pt;height:32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" stroked="f">
                <v:textbox>
                  <w:txbxContent>
                    <w:p w14:paraId="433F9BCD" w14:textId="77777777" w:rsidR="00FD6A63" w:rsidRDefault="00FD6A63" w:rsidP="003666AF">
                      <w:pPr>
                        <w:pBdr>
                          <w:top w:val="single" w:sz="4" w:space="1" w:color="auto"/>
                          <w:left w:val="single" w:sz="4" w:space="4" w:color="auto"/>
                          <w:bottom w:val="single" w:sz="4" w:space="1" w:color="auto"/>
                          <w:right w:val="single" w:sz="4" w:space="4" w:color="auto"/>
                        </w:pBdr>
                        <w:rPr>
                          <w:rFonts w:cs="Arial"/>
                        </w:rPr>
                      </w:pPr>
                      <w:r>
                        <w:rPr>
                          <w:rFonts w:cs="Arial"/>
                        </w:rPr>
                        <w:tab/>
                      </w:r>
                    </w:p>
                    <w:p w14:paraId="7A48EECC" w14:textId="77777777" w:rsidR="00FD6A63" w:rsidRPr="00267DED" w:rsidRDefault="00FD6A63" w:rsidP="00DA55ED">
                      <w:pPr>
                        <w:pBdr>
                          <w:top w:val="single" w:sz="4" w:space="1" w:color="auto"/>
                          <w:left w:val="single" w:sz="4" w:space="4" w:color="auto"/>
                          <w:bottom w:val="single" w:sz="4" w:space="1" w:color="auto"/>
                          <w:right w:val="single" w:sz="4" w:space="4" w:color="auto"/>
                        </w:pBdr>
                        <w:spacing w:line="280" w:lineRule="exact"/>
                        <w:rPr>
                          <w:rFonts w:cs="Arial"/>
                          <w:color w:val="FF0000"/>
                          <w:sz w:val="22"/>
                          <w:szCs w:val="22"/>
                        </w:rPr>
                      </w:pPr>
                      <w:r>
                        <w:rPr>
                          <w:rFonts w:cs="Arial"/>
                          <w:color w:val="FF0000"/>
                          <w:sz w:val="22"/>
                          <w:szCs w:val="22"/>
                        </w:rPr>
                        <w:t>Brim</w:t>
                      </w:r>
                      <w:r w:rsidRPr="00267DED">
                        <w:rPr>
                          <w:rFonts w:cs="Arial"/>
                          <w:color w:val="FF0000"/>
                          <w:sz w:val="22"/>
                          <w:szCs w:val="22"/>
                        </w:rPr>
                        <w:t xml:space="preserve">, </w:t>
                      </w:r>
                      <w:r>
                        <w:rPr>
                          <w:rFonts w:cs="Arial"/>
                          <w:color w:val="FF0000"/>
                          <w:sz w:val="22"/>
                          <w:szCs w:val="22"/>
                        </w:rPr>
                        <w:t xml:space="preserve">Calebe Elias Ribeiro </w:t>
                      </w:r>
                    </w:p>
                    <w:p w14:paraId="5AFDF474" w14:textId="77777777" w:rsidR="00FD6A63" w:rsidRPr="00267DED" w:rsidRDefault="00FD6A63" w:rsidP="003362D9">
                      <w:pPr>
                        <w:rPr>
                          <w:rFonts w:cs="Arial"/>
                          <w:color w:val="FF0000"/>
                          <w:sz w:val="22"/>
                          <w:szCs w:val="22"/>
                        </w:rPr>
                      </w:pPr>
                      <w:r w:rsidRPr="003362D9">
                        <w:rPr>
                          <w:rFonts w:cs="Arial"/>
                          <w:color w:val="FF0000"/>
                          <w:sz w:val="22"/>
                          <w:szCs w:val="22"/>
                        </w:rPr>
                        <w:t>MS-ML Studio: uma ferramenta para classificação de dados de espectrometria de massas</w:t>
                      </w:r>
                      <w:r w:rsidRPr="00267DED">
                        <w:rPr>
                          <w:rFonts w:cs="Arial"/>
                          <w:color w:val="FF0000"/>
                          <w:sz w:val="22"/>
                          <w:szCs w:val="22"/>
                        </w:rPr>
                        <w:t xml:space="preserve"> / </w:t>
                      </w:r>
                      <w:r>
                        <w:rPr>
                          <w:rFonts w:cs="Arial"/>
                          <w:color w:val="FF0000"/>
                          <w:sz w:val="22"/>
                          <w:szCs w:val="22"/>
                        </w:rPr>
                        <w:t>Calebe Brim</w:t>
                      </w:r>
                      <w:r w:rsidRPr="00267DED">
                        <w:rPr>
                          <w:rFonts w:cs="Arial"/>
                          <w:color w:val="FF0000"/>
                          <w:sz w:val="22"/>
                          <w:szCs w:val="22"/>
                        </w:rPr>
                        <w:t>. – Curitiba, 20</w:t>
                      </w:r>
                      <w:r>
                        <w:rPr>
                          <w:rFonts w:cs="Arial"/>
                          <w:color w:val="FF0000"/>
                          <w:sz w:val="22"/>
                          <w:szCs w:val="22"/>
                        </w:rPr>
                        <w:t>XX</w:t>
                      </w:r>
                      <w:r w:rsidRPr="00267DED">
                        <w:rPr>
                          <w:rFonts w:cs="Arial"/>
                          <w:color w:val="FF0000"/>
                          <w:sz w:val="22"/>
                          <w:szCs w:val="22"/>
                        </w:rPr>
                        <w:t>.</w:t>
                      </w:r>
                    </w:p>
                    <w:p w14:paraId="5B97F927" w14:textId="77777777" w:rsidR="00FD6A63" w:rsidRPr="00267DED" w:rsidRDefault="00FD6A63" w:rsidP="00DA55ED">
                      <w:pPr>
                        <w:pBdr>
                          <w:top w:val="single" w:sz="4" w:space="1" w:color="auto"/>
                          <w:left w:val="single" w:sz="4" w:space="4" w:color="auto"/>
                          <w:bottom w:val="single" w:sz="4" w:space="1" w:color="auto"/>
                          <w:right w:val="single" w:sz="4" w:space="4" w:color="auto"/>
                        </w:pBdr>
                        <w:spacing w:line="280" w:lineRule="exact"/>
                        <w:rPr>
                          <w:rFonts w:cs="Arial"/>
                          <w:color w:val="FF0000"/>
                          <w:sz w:val="22"/>
                          <w:szCs w:val="22"/>
                        </w:rPr>
                      </w:pPr>
                    </w:p>
                    <w:p w14:paraId="703E4666" w14:textId="77777777" w:rsidR="00FD6A63" w:rsidRPr="00267DED" w:rsidRDefault="00FD6A63" w:rsidP="00DA55ED">
                      <w:pPr>
                        <w:pBdr>
                          <w:top w:val="single" w:sz="4" w:space="1" w:color="auto"/>
                          <w:left w:val="single" w:sz="4" w:space="4" w:color="auto"/>
                          <w:bottom w:val="single" w:sz="4" w:space="1" w:color="auto"/>
                          <w:right w:val="single" w:sz="4" w:space="4" w:color="auto"/>
                        </w:pBdr>
                        <w:spacing w:line="280" w:lineRule="exact"/>
                        <w:rPr>
                          <w:rFonts w:cs="Arial"/>
                          <w:color w:val="FF0000"/>
                          <w:sz w:val="22"/>
                          <w:szCs w:val="22"/>
                        </w:rPr>
                      </w:pPr>
                      <w:r w:rsidRPr="00267DED">
                        <w:rPr>
                          <w:rFonts w:cs="Arial"/>
                          <w:color w:val="FF0000"/>
                          <w:sz w:val="22"/>
                          <w:szCs w:val="22"/>
                        </w:rPr>
                        <w:tab/>
                      </w:r>
                      <w:r>
                        <w:rPr>
                          <w:rFonts w:cs="Arial"/>
                          <w:color w:val="FF0000"/>
                          <w:sz w:val="22"/>
                          <w:szCs w:val="22"/>
                        </w:rPr>
                        <w:t>XXX</w:t>
                      </w:r>
                      <w:r w:rsidRPr="00267DED">
                        <w:rPr>
                          <w:rFonts w:cs="Arial"/>
                          <w:color w:val="FF0000"/>
                          <w:sz w:val="22"/>
                          <w:szCs w:val="22"/>
                        </w:rPr>
                        <w:t xml:space="preserve"> f.</w:t>
                      </w:r>
                      <w:r>
                        <w:rPr>
                          <w:rFonts w:cs="Arial"/>
                          <w:color w:val="FF0000"/>
                          <w:sz w:val="22"/>
                          <w:szCs w:val="22"/>
                        </w:rPr>
                        <w:t xml:space="preserve"> &lt;&lt;&lt;&lt;&lt; PAGINA GERADA EXCLUSIVAMENTE PELA BIBLIOTECA</w:t>
                      </w:r>
                    </w:p>
                    <w:p w14:paraId="201FB337" w14:textId="77777777" w:rsidR="00FD6A63" w:rsidRPr="00267DED" w:rsidRDefault="00FD6A63" w:rsidP="00DA55ED">
                      <w:pPr>
                        <w:pBdr>
                          <w:top w:val="single" w:sz="4" w:space="1" w:color="auto"/>
                          <w:left w:val="single" w:sz="4" w:space="4" w:color="auto"/>
                          <w:bottom w:val="single" w:sz="4" w:space="1" w:color="auto"/>
                          <w:right w:val="single" w:sz="4" w:space="4" w:color="auto"/>
                        </w:pBdr>
                        <w:spacing w:line="280" w:lineRule="exact"/>
                        <w:rPr>
                          <w:rFonts w:cs="Arial"/>
                          <w:color w:val="FF0000"/>
                          <w:sz w:val="22"/>
                          <w:szCs w:val="22"/>
                        </w:rPr>
                      </w:pPr>
                    </w:p>
                    <w:p w14:paraId="7B2AF7B4" w14:textId="77777777" w:rsidR="00FD6A63" w:rsidRPr="00267DED" w:rsidRDefault="00FD6A63" w:rsidP="00DA55ED">
                      <w:pPr>
                        <w:pBdr>
                          <w:top w:val="single" w:sz="4" w:space="1" w:color="auto"/>
                          <w:left w:val="single" w:sz="4" w:space="4" w:color="auto"/>
                          <w:bottom w:val="single" w:sz="4" w:space="1" w:color="auto"/>
                          <w:right w:val="single" w:sz="4" w:space="4" w:color="auto"/>
                        </w:pBdr>
                        <w:spacing w:line="280" w:lineRule="exact"/>
                        <w:rPr>
                          <w:rFonts w:cs="Arial"/>
                          <w:color w:val="FF0000"/>
                          <w:sz w:val="22"/>
                          <w:szCs w:val="22"/>
                        </w:rPr>
                      </w:pPr>
                      <w:r w:rsidRPr="00267DED">
                        <w:rPr>
                          <w:rFonts w:cs="Arial"/>
                          <w:color w:val="FF0000"/>
                          <w:sz w:val="22"/>
                          <w:szCs w:val="22"/>
                        </w:rPr>
                        <w:tab/>
                      </w:r>
                      <w:proofErr w:type="gramStart"/>
                      <w:r w:rsidRPr="00267DED">
                        <w:rPr>
                          <w:rFonts w:cs="Arial"/>
                          <w:color w:val="FF0000"/>
                          <w:sz w:val="22"/>
                          <w:szCs w:val="22"/>
                        </w:rPr>
                        <w:t>Orientador</w:t>
                      </w:r>
                      <w:r>
                        <w:rPr>
                          <w:rFonts w:cs="Arial"/>
                          <w:color w:val="FF0000"/>
                          <w:sz w:val="22"/>
                          <w:szCs w:val="22"/>
                        </w:rPr>
                        <w:t>(</w:t>
                      </w:r>
                      <w:proofErr w:type="gramEnd"/>
                      <w:r>
                        <w:rPr>
                          <w:rFonts w:cs="Arial"/>
                          <w:color w:val="FF0000"/>
                          <w:sz w:val="22"/>
                          <w:szCs w:val="22"/>
                        </w:rPr>
                        <w:t>a)</w:t>
                      </w:r>
                      <w:r w:rsidRPr="00267DED">
                        <w:rPr>
                          <w:rFonts w:cs="Arial"/>
                          <w:color w:val="FF0000"/>
                          <w:sz w:val="22"/>
                          <w:szCs w:val="22"/>
                        </w:rPr>
                        <w:t>: Prof</w:t>
                      </w:r>
                      <w:r>
                        <w:rPr>
                          <w:rFonts w:cs="Arial"/>
                          <w:color w:val="FF0000"/>
                          <w:sz w:val="22"/>
                          <w:szCs w:val="22"/>
                        </w:rPr>
                        <w:t>.</w:t>
                      </w:r>
                      <w:r w:rsidRPr="00267DED">
                        <w:rPr>
                          <w:rFonts w:cs="Arial"/>
                          <w:color w:val="FF0000"/>
                          <w:sz w:val="22"/>
                          <w:szCs w:val="22"/>
                        </w:rPr>
                        <w:t xml:space="preserve"> Dr</w:t>
                      </w:r>
                      <w:r>
                        <w:rPr>
                          <w:rFonts w:cs="Arial"/>
                          <w:color w:val="FF0000"/>
                          <w:sz w:val="22"/>
                          <w:szCs w:val="22"/>
                        </w:rPr>
                        <w:t>.</w:t>
                      </w:r>
                      <w:r w:rsidRPr="00267DED">
                        <w:rPr>
                          <w:rFonts w:cs="Arial"/>
                          <w:color w:val="FF0000"/>
                          <w:sz w:val="22"/>
                          <w:szCs w:val="22"/>
                        </w:rPr>
                        <w:t xml:space="preserve"> </w:t>
                      </w:r>
                      <w:r>
                        <w:rPr>
                          <w:rFonts w:cs="Arial"/>
                          <w:color w:val="FF0000"/>
                          <w:sz w:val="22"/>
                          <w:szCs w:val="22"/>
                        </w:rPr>
                        <w:t xml:space="preserve">Roberto T. </w:t>
                      </w:r>
                      <w:proofErr w:type="spellStart"/>
                      <w:r>
                        <w:rPr>
                          <w:rFonts w:cs="Arial"/>
                          <w:color w:val="FF0000"/>
                          <w:sz w:val="22"/>
                          <w:szCs w:val="22"/>
                        </w:rPr>
                        <w:t>Raittz</w:t>
                      </w:r>
                      <w:proofErr w:type="spellEnd"/>
                      <w:r>
                        <w:rPr>
                          <w:rFonts w:cs="Arial"/>
                          <w:color w:val="FF0000"/>
                          <w:sz w:val="22"/>
                          <w:szCs w:val="22"/>
                        </w:rPr>
                        <w:t>.</w:t>
                      </w:r>
                      <w:r w:rsidRPr="00267DED">
                        <w:rPr>
                          <w:rFonts w:cs="Arial"/>
                          <w:color w:val="FF0000"/>
                          <w:sz w:val="22"/>
                          <w:szCs w:val="22"/>
                        </w:rPr>
                        <w:tab/>
                      </w:r>
                    </w:p>
                    <w:p w14:paraId="3A6DB378" w14:textId="77777777" w:rsidR="00FD6A63" w:rsidRPr="00267DED" w:rsidRDefault="00FD6A63" w:rsidP="00DA55ED">
                      <w:pPr>
                        <w:pBdr>
                          <w:top w:val="single" w:sz="4" w:space="1" w:color="auto"/>
                          <w:left w:val="single" w:sz="4" w:space="4" w:color="auto"/>
                          <w:bottom w:val="single" w:sz="4" w:space="1" w:color="auto"/>
                          <w:right w:val="single" w:sz="4" w:space="4" w:color="auto"/>
                        </w:pBdr>
                        <w:spacing w:line="280" w:lineRule="exact"/>
                        <w:rPr>
                          <w:rFonts w:cs="Arial"/>
                          <w:color w:val="FF0000"/>
                          <w:sz w:val="22"/>
                          <w:szCs w:val="22"/>
                        </w:rPr>
                      </w:pPr>
                      <w:r w:rsidRPr="00267DED">
                        <w:rPr>
                          <w:rFonts w:cs="Arial"/>
                          <w:color w:val="FF0000"/>
                          <w:sz w:val="22"/>
                          <w:szCs w:val="22"/>
                        </w:rPr>
                        <w:tab/>
                      </w:r>
                      <w:proofErr w:type="spellStart"/>
                      <w:r w:rsidRPr="00267DED">
                        <w:rPr>
                          <w:rFonts w:cs="Arial"/>
                          <w:color w:val="FF0000"/>
                          <w:sz w:val="22"/>
                          <w:szCs w:val="22"/>
                        </w:rPr>
                        <w:t>Co-</w:t>
                      </w:r>
                      <w:proofErr w:type="gramStart"/>
                      <w:r w:rsidRPr="00267DED">
                        <w:rPr>
                          <w:rFonts w:cs="Arial"/>
                          <w:color w:val="FF0000"/>
                          <w:sz w:val="22"/>
                          <w:szCs w:val="22"/>
                        </w:rPr>
                        <w:t>orientador</w:t>
                      </w:r>
                      <w:proofErr w:type="spellEnd"/>
                      <w:r>
                        <w:rPr>
                          <w:rFonts w:cs="Arial"/>
                          <w:color w:val="FF0000"/>
                          <w:sz w:val="22"/>
                          <w:szCs w:val="22"/>
                        </w:rPr>
                        <w:t>(</w:t>
                      </w:r>
                      <w:proofErr w:type="gramEnd"/>
                      <w:r>
                        <w:rPr>
                          <w:rFonts w:cs="Arial"/>
                          <w:color w:val="FF0000"/>
                          <w:sz w:val="22"/>
                          <w:szCs w:val="22"/>
                        </w:rPr>
                        <w:t>a)</w:t>
                      </w:r>
                      <w:r w:rsidRPr="00267DED">
                        <w:rPr>
                          <w:rFonts w:cs="Arial"/>
                          <w:color w:val="FF0000"/>
                          <w:sz w:val="22"/>
                          <w:szCs w:val="22"/>
                        </w:rPr>
                        <w:t xml:space="preserve">: </w:t>
                      </w:r>
                      <w:proofErr w:type="spellStart"/>
                      <w:r w:rsidRPr="00267DED">
                        <w:rPr>
                          <w:rFonts w:cs="Arial"/>
                          <w:color w:val="FF0000"/>
                          <w:sz w:val="22"/>
                          <w:szCs w:val="22"/>
                        </w:rPr>
                        <w:t>Prof</w:t>
                      </w:r>
                      <w:proofErr w:type="spellEnd"/>
                      <w:r>
                        <w:rPr>
                          <w:rFonts w:cs="Arial"/>
                          <w:color w:val="FF0000"/>
                          <w:sz w:val="22"/>
                          <w:szCs w:val="22"/>
                        </w:rPr>
                        <w:t>(a)</w:t>
                      </w:r>
                      <w:r w:rsidRPr="00267DED">
                        <w:rPr>
                          <w:rFonts w:cs="Arial"/>
                          <w:color w:val="FF0000"/>
                          <w:sz w:val="22"/>
                          <w:szCs w:val="22"/>
                        </w:rPr>
                        <w:t xml:space="preserve"> </w:t>
                      </w:r>
                      <w:proofErr w:type="spellStart"/>
                      <w:r w:rsidRPr="00267DED">
                        <w:rPr>
                          <w:rFonts w:cs="Arial"/>
                          <w:color w:val="FF0000"/>
                          <w:sz w:val="22"/>
                          <w:szCs w:val="22"/>
                        </w:rPr>
                        <w:t>Dr</w:t>
                      </w:r>
                      <w:proofErr w:type="spellEnd"/>
                      <w:r>
                        <w:rPr>
                          <w:rFonts w:cs="Arial"/>
                          <w:color w:val="FF0000"/>
                          <w:sz w:val="22"/>
                          <w:szCs w:val="22"/>
                        </w:rPr>
                        <w:t>(a)</w:t>
                      </w:r>
                      <w:r w:rsidRPr="00267DED">
                        <w:rPr>
                          <w:rFonts w:cs="Arial"/>
                          <w:color w:val="FF0000"/>
                          <w:sz w:val="22"/>
                          <w:szCs w:val="22"/>
                        </w:rPr>
                        <w:t xml:space="preserve">  </w:t>
                      </w:r>
                      <w:r>
                        <w:rPr>
                          <w:rFonts w:cs="Arial"/>
                          <w:color w:val="FF0000"/>
                          <w:sz w:val="22"/>
                          <w:szCs w:val="22"/>
                        </w:rPr>
                        <w:t xml:space="preserve">Luciano F, </w:t>
                      </w:r>
                      <w:proofErr w:type="spellStart"/>
                      <w:r>
                        <w:rPr>
                          <w:rFonts w:cs="Arial"/>
                          <w:color w:val="FF0000"/>
                          <w:sz w:val="22"/>
                          <w:szCs w:val="22"/>
                        </w:rPr>
                        <w:t>Huergo</w:t>
                      </w:r>
                      <w:proofErr w:type="spellEnd"/>
                    </w:p>
                    <w:p w14:paraId="1D8ADED5" w14:textId="77777777" w:rsidR="00FD6A63" w:rsidRPr="00267DED" w:rsidRDefault="00FD6A63" w:rsidP="00DA55ED">
                      <w:pPr>
                        <w:pBdr>
                          <w:top w:val="single" w:sz="4" w:space="1" w:color="auto"/>
                          <w:left w:val="single" w:sz="4" w:space="4" w:color="auto"/>
                          <w:bottom w:val="single" w:sz="4" w:space="1" w:color="auto"/>
                          <w:right w:val="single" w:sz="4" w:space="4" w:color="auto"/>
                        </w:pBdr>
                        <w:spacing w:line="280" w:lineRule="exact"/>
                        <w:rPr>
                          <w:rFonts w:cs="Arial"/>
                          <w:color w:val="FF0000"/>
                          <w:sz w:val="22"/>
                          <w:szCs w:val="22"/>
                        </w:rPr>
                      </w:pPr>
                    </w:p>
                    <w:p w14:paraId="73935BDB" w14:textId="77777777" w:rsidR="00FD6A63" w:rsidRPr="00267DED" w:rsidRDefault="00FD6A63" w:rsidP="00DA55ED">
                      <w:pPr>
                        <w:pBdr>
                          <w:top w:val="single" w:sz="4" w:space="1" w:color="auto"/>
                          <w:left w:val="single" w:sz="4" w:space="4" w:color="auto"/>
                          <w:bottom w:val="single" w:sz="4" w:space="1" w:color="auto"/>
                          <w:right w:val="single" w:sz="4" w:space="4" w:color="auto"/>
                        </w:pBdr>
                        <w:spacing w:line="280" w:lineRule="exact"/>
                        <w:rPr>
                          <w:rFonts w:cs="Arial"/>
                          <w:color w:val="FF0000"/>
                          <w:sz w:val="22"/>
                          <w:szCs w:val="22"/>
                        </w:rPr>
                      </w:pPr>
                      <w:r w:rsidRPr="00267DED">
                        <w:rPr>
                          <w:rFonts w:cs="Arial"/>
                          <w:color w:val="FF0000"/>
                          <w:sz w:val="22"/>
                          <w:szCs w:val="22"/>
                        </w:rPr>
                        <w:tab/>
                      </w:r>
                      <w:r>
                        <w:rPr>
                          <w:rFonts w:cs="Arial"/>
                          <w:color w:val="FF0000"/>
                          <w:sz w:val="22"/>
                          <w:szCs w:val="22"/>
                        </w:rPr>
                        <w:t>Projeto de Dissertação</w:t>
                      </w:r>
                      <w:r w:rsidRPr="00267DED">
                        <w:rPr>
                          <w:rFonts w:cs="Arial"/>
                          <w:color w:val="FF0000"/>
                          <w:sz w:val="22"/>
                          <w:szCs w:val="22"/>
                        </w:rPr>
                        <w:t xml:space="preserve"> (</w:t>
                      </w:r>
                      <w:r>
                        <w:rPr>
                          <w:rFonts w:cs="Arial"/>
                          <w:color w:val="FF0000"/>
                          <w:sz w:val="22"/>
                          <w:szCs w:val="22"/>
                        </w:rPr>
                        <w:t>mestrado</w:t>
                      </w:r>
                      <w:r w:rsidRPr="00267DED">
                        <w:rPr>
                          <w:rFonts w:cs="Arial"/>
                          <w:color w:val="FF0000"/>
                          <w:sz w:val="22"/>
                          <w:szCs w:val="22"/>
                        </w:rPr>
                        <w:t xml:space="preserve">) – Universidade Federal do Paraná, Programa de Pós-Graduação em </w:t>
                      </w:r>
                      <w:r>
                        <w:rPr>
                          <w:rFonts w:cs="Arial"/>
                          <w:color w:val="FF0000"/>
                          <w:sz w:val="22"/>
                          <w:szCs w:val="22"/>
                        </w:rPr>
                        <w:t>Bioinformática</w:t>
                      </w:r>
                      <w:r w:rsidRPr="00267DED">
                        <w:rPr>
                          <w:rFonts w:cs="Arial"/>
                          <w:color w:val="FF0000"/>
                          <w:sz w:val="22"/>
                          <w:szCs w:val="22"/>
                        </w:rPr>
                        <w:t>, 20</w:t>
                      </w:r>
                      <w:r>
                        <w:rPr>
                          <w:rFonts w:cs="Arial"/>
                          <w:color w:val="FF0000"/>
                          <w:sz w:val="22"/>
                          <w:szCs w:val="22"/>
                        </w:rPr>
                        <w:t>15</w:t>
                      </w:r>
                      <w:r w:rsidRPr="00267DED">
                        <w:rPr>
                          <w:rFonts w:cs="Arial"/>
                          <w:color w:val="FF0000"/>
                          <w:sz w:val="22"/>
                          <w:szCs w:val="22"/>
                        </w:rPr>
                        <w:t>.</w:t>
                      </w:r>
                    </w:p>
                    <w:p w14:paraId="7737CF86" w14:textId="77777777" w:rsidR="00FD6A63" w:rsidRPr="00267DED" w:rsidRDefault="00FD6A63" w:rsidP="00DA55ED">
                      <w:pPr>
                        <w:pBdr>
                          <w:top w:val="single" w:sz="4" w:space="1" w:color="auto"/>
                          <w:left w:val="single" w:sz="4" w:space="4" w:color="auto"/>
                          <w:bottom w:val="single" w:sz="4" w:space="1" w:color="auto"/>
                          <w:right w:val="single" w:sz="4" w:space="4" w:color="auto"/>
                        </w:pBdr>
                        <w:spacing w:line="280" w:lineRule="exact"/>
                        <w:rPr>
                          <w:rFonts w:cs="Arial"/>
                          <w:color w:val="FF0000"/>
                          <w:sz w:val="22"/>
                          <w:szCs w:val="22"/>
                        </w:rPr>
                      </w:pPr>
                    </w:p>
                    <w:p w14:paraId="33214855" w14:textId="77777777" w:rsidR="00FD6A63" w:rsidRPr="00267DED" w:rsidRDefault="00FD6A63" w:rsidP="00DA55ED">
                      <w:pPr>
                        <w:pBdr>
                          <w:top w:val="single" w:sz="4" w:space="1" w:color="auto"/>
                          <w:left w:val="single" w:sz="4" w:space="4" w:color="auto"/>
                          <w:bottom w:val="single" w:sz="4" w:space="1" w:color="auto"/>
                          <w:right w:val="single" w:sz="4" w:space="4" w:color="auto"/>
                        </w:pBdr>
                        <w:spacing w:line="280" w:lineRule="exact"/>
                        <w:rPr>
                          <w:rFonts w:cs="Arial"/>
                          <w:color w:val="FF0000"/>
                          <w:sz w:val="22"/>
                          <w:szCs w:val="22"/>
                        </w:rPr>
                      </w:pPr>
                      <w:r w:rsidRPr="00267DED">
                        <w:rPr>
                          <w:rFonts w:cs="Arial"/>
                          <w:color w:val="FF0000"/>
                          <w:sz w:val="22"/>
                          <w:szCs w:val="22"/>
                        </w:rPr>
                        <w:tab/>
                        <w:t xml:space="preserve">Referências bibliográficas: f. </w:t>
                      </w:r>
                      <w:r>
                        <w:rPr>
                          <w:rFonts w:cs="Arial"/>
                          <w:color w:val="FF0000"/>
                          <w:sz w:val="22"/>
                          <w:szCs w:val="22"/>
                        </w:rPr>
                        <w:t>XX</w:t>
                      </w:r>
                      <w:r w:rsidRPr="00267DED">
                        <w:rPr>
                          <w:rFonts w:cs="Arial"/>
                          <w:color w:val="FF0000"/>
                          <w:sz w:val="22"/>
                          <w:szCs w:val="22"/>
                        </w:rPr>
                        <w:t xml:space="preserve"> – </w:t>
                      </w:r>
                      <w:r>
                        <w:rPr>
                          <w:rFonts w:cs="Arial"/>
                          <w:color w:val="FF0000"/>
                          <w:sz w:val="22"/>
                          <w:szCs w:val="22"/>
                        </w:rPr>
                        <w:t>XX</w:t>
                      </w:r>
                    </w:p>
                    <w:p w14:paraId="1EE0BA13" w14:textId="77777777" w:rsidR="00FD6A63" w:rsidRPr="00267DED" w:rsidRDefault="00FD6A63" w:rsidP="00DA55ED">
                      <w:pPr>
                        <w:pBdr>
                          <w:top w:val="single" w:sz="4" w:space="1" w:color="auto"/>
                          <w:left w:val="single" w:sz="4" w:space="4" w:color="auto"/>
                          <w:bottom w:val="single" w:sz="4" w:space="1" w:color="auto"/>
                          <w:right w:val="single" w:sz="4" w:space="4" w:color="auto"/>
                        </w:pBdr>
                        <w:spacing w:line="280" w:lineRule="exact"/>
                        <w:rPr>
                          <w:rFonts w:cs="Arial"/>
                          <w:color w:val="FF0000"/>
                          <w:sz w:val="22"/>
                          <w:szCs w:val="22"/>
                        </w:rPr>
                      </w:pPr>
                    </w:p>
                    <w:p w14:paraId="2E4F3289" w14:textId="77777777" w:rsidR="00FD6A63" w:rsidRPr="00267DED" w:rsidRDefault="00FD6A63" w:rsidP="00DA55ED">
                      <w:pPr>
                        <w:pBdr>
                          <w:top w:val="single" w:sz="4" w:space="1" w:color="auto"/>
                          <w:left w:val="single" w:sz="4" w:space="4" w:color="auto"/>
                          <w:bottom w:val="single" w:sz="4" w:space="1" w:color="auto"/>
                          <w:right w:val="single" w:sz="4" w:space="4" w:color="auto"/>
                        </w:pBdr>
                        <w:spacing w:line="280" w:lineRule="exact"/>
                        <w:rPr>
                          <w:rFonts w:cs="Arial"/>
                          <w:color w:val="FF0000"/>
                          <w:sz w:val="22"/>
                          <w:szCs w:val="22"/>
                        </w:rPr>
                      </w:pPr>
                      <w:r w:rsidRPr="00267DED">
                        <w:rPr>
                          <w:rFonts w:cs="Arial"/>
                          <w:color w:val="FF0000"/>
                          <w:sz w:val="22"/>
                          <w:szCs w:val="22"/>
                        </w:rPr>
                        <w:tab/>
                        <w:t xml:space="preserve">1. </w:t>
                      </w:r>
                      <w:r w:rsidRPr="00370558">
                        <w:rPr>
                          <w:rFonts w:cs="Arial"/>
                        </w:rPr>
                        <w:t>Intel</w:t>
                      </w:r>
                      <w:r>
                        <w:rPr>
                          <w:rFonts w:cs="Arial"/>
                        </w:rPr>
                        <w:t>igência Artificial</w:t>
                      </w:r>
                      <w:r w:rsidRPr="00370558">
                        <w:rPr>
                          <w:rFonts w:cs="Arial"/>
                        </w:rPr>
                        <w:t xml:space="preserve"> </w:t>
                      </w:r>
                      <w:r w:rsidRPr="00267DED">
                        <w:rPr>
                          <w:rFonts w:cs="Arial"/>
                          <w:color w:val="FF0000"/>
                          <w:sz w:val="22"/>
                          <w:szCs w:val="22"/>
                        </w:rPr>
                        <w:t xml:space="preserve">2. </w:t>
                      </w:r>
                      <w:r w:rsidRPr="00370558">
                        <w:rPr>
                          <w:rFonts w:cs="Arial"/>
                        </w:rPr>
                        <w:t>Espectrometria de Massas</w:t>
                      </w:r>
                      <w:r w:rsidRPr="00267DED">
                        <w:rPr>
                          <w:rFonts w:cs="Arial"/>
                          <w:color w:val="FF0000"/>
                          <w:sz w:val="22"/>
                          <w:szCs w:val="22"/>
                        </w:rPr>
                        <w:t xml:space="preserve">. 3. </w:t>
                      </w:r>
                      <w:r w:rsidRPr="00370558">
                        <w:rPr>
                          <w:rFonts w:cs="Arial"/>
                        </w:rPr>
                        <w:t>Processamento de dados</w:t>
                      </w:r>
                      <w:r w:rsidRPr="00267DED">
                        <w:rPr>
                          <w:rFonts w:cs="Arial"/>
                          <w:color w:val="FF0000"/>
                          <w:sz w:val="22"/>
                          <w:szCs w:val="22"/>
                        </w:rPr>
                        <w:t xml:space="preserve">. 4. </w:t>
                      </w:r>
                      <w:r w:rsidRPr="00370558">
                        <w:rPr>
                          <w:rFonts w:cs="Arial"/>
                        </w:rPr>
                        <w:t>MS-ML</w:t>
                      </w:r>
                      <w:r>
                        <w:rPr>
                          <w:rFonts w:cs="Arial"/>
                          <w:color w:val="FF0000"/>
                          <w:sz w:val="22"/>
                          <w:szCs w:val="22"/>
                        </w:rPr>
                        <w:t xml:space="preserve"> Studio</w:t>
                      </w:r>
                      <w:r w:rsidRPr="00267DED">
                        <w:rPr>
                          <w:rFonts w:cs="Arial"/>
                          <w:color w:val="FF0000"/>
                          <w:sz w:val="22"/>
                          <w:szCs w:val="22"/>
                        </w:rPr>
                        <w:t xml:space="preserve">. I. Título. </w:t>
                      </w:r>
                    </w:p>
                  </w:txbxContent>
                </v:textbox>
              </v:shape>
            </w:pict>
          </mc:Fallback>
        </mc:AlternateContent>
      </w:r>
      <w:r w:rsidR="000C12DF" w:rsidRPr="0096167C">
        <w:rPr>
          <w:rFonts w:cs="Arial"/>
        </w:rPr>
        <w:br w:type="page"/>
      </w:r>
      <w:r w:rsidR="00B71DBF" w:rsidRPr="0096167C">
        <w:rPr>
          <w:rFonts w:cs="Arial"/>
        </w:rPr>
        <w:lastRenderedPageBreak/>
        <w:t>SUMARIO</w:t>
      </w:r>
      <w:r w:rsidR="00176B74" w:rsidRPr="0096167C">
        <w:rPr>
          <w:rFonts w:cs="Arial"/>
        </w:rPr>
        <w:t xml:space="preserve"> </w:t>
      </w:r>
    </w:p>
    <w:p w14:paraId="6704E41F" w14:textId="77777777" w:rsidR="00F4691C" w:rsidRPr="0096167C" w:rsidRDefault="00F4691C" w:rsidP="00F4691C">
      <w:pPr>
        <w:tabs>
          <w:tab w:val="left" w:leader="dot" w:pos="8789"/>
        </w:tabs>
        <w:spacing w:line="360" w:lineRule="auto"/>
        <w:jc w:val="center"/>
        <w:rPr>
          <w:rFonts w:cs="Arial"/>
          <w:b/>
        </w:rPr>
      </w:pPr>
    </w:p>
    <w:p w14:paraId="7F830476" w14:textId="77777777" w:rsidR="0096167C" w:rsidRPr="00E554A0" w:rsidRDefault="00265325">
      <w:pPr>
        <w:pStyle w:val="TOC1"/>
        <w:tabs>
          <w:tab w:val="left" w:pos="1079"/>
          <w:tab w:val="right" w:leader="dot" w:pos="9062"/>
        </w:tabs>
        <w:rPr>
          <w:rFonts w:asciiTheme="minorHAnsi" w:eastAsiaTheme="minorEastAsia" w:hAnsiTheme="minorHAnsi" w:cstheme="minorBidi"/>
          <w:b w:val="0"/>
          <w:caps w:val="0"/>
          <w:noProof/>
          <w:sz w:val="24"/>
          <w:szCs w:val="24"/>
          <w:lang w:eastAsia="ja-JP"/>
        </w:rPr>
      </w:pPr>
      <w:r w:rsidRPr="0096167C">
        <w:rPr>
          <w:rFonts w:ascii="Arial" w:hAnsi="Arial" w:cs="Arial"/>
          <w:b w:val="0"/>
          <w:bCs/>
          <w:caps w:val="0"/>
          <w:sz w:val="24"/>
        </w:rPr>
        <w:fldChar w:fldCharType="begin"/>
      </w:r>
      <w:r w:rsidRPr="0096167C">
        <w:rPr>
          <w:rFonts w:ascii="Arial" w:hAnsi="Arial" w:cs="Arial"/>
          <w:b w:val="0"/>
          <w:bCs/>
          <w:caps w:val="0"/>
          <w:sz w:val="24"/>
        </w:rPr>
        <w:instrText xml:space="preserve"> TOC \o "1-3" </w:instrText>
      </w:r>
      <w:r w:rsidRPr="0096167C">
        <w:rPr>
          <w:rFonts w:ascii="Arial" w:hAnsi="Arial" w:cs="Arial"/>
          <w:b w:val="0"/>
          <w:bCs/>
          <w:caps w:val="0"/>
          <w:sz w:val="24"/>
        </w:rPr>
        <w:fldChar w:fldCharType="separate"/>
      </w:r>
      <w:r w:rsidR="0096167C" w:rsidRPr="00EB2CF9">
        <w:rPr>
          <w:rFonts w:cs="Arial"/>
          <w:noProof/>
        </w:rPr>
        <w:t>1</w:t>
      </w:r>
      <w:r w:rsidR="0096167C" w:rsidRPr="00E554A0">
        <w:rPr>
          <w:rFonts w:asciiTheme="minorHAnsi" w:eastAsiaTheme="minorEastAsia" w:hAnsiTheme="minorHAnsi" w:cstheme="minorBidi"/>
          <w:b w:val="0"/>
          <w:caps w:val="0"/>
          <w:noProof/>
          <w:sz w:val="24"/>
          <w:szCs w:val="24"/>
          <w:lang w:eastAsia="ja-JP"/>
        </w:rPr>
        <w:tab/>
      </w:r>
      <w:r w:rsidR="0096167C" w:rsidRPr="00EB2CF9">
        <w:rPr>
          <w:rFonts w:cs="Arial"/>
          <w:noProof/>
        </w:rPr>
        <w:t>REVISÃO DA LITERATURA</w:t>
      </w:r>
      <w:r w:rsidR="0096167C">
        <w:rPr>
          <w:noProof/>
        </w:rPr>
        <w:tab/>
      </w:r>
      <w:r w:rsidR="0096167C">
        <w:rPr>
          <w:noProof/>
        </w:rPr>
        <w:fldChar w:fldCharType="begin"/>
      </w:r>
      <w:r w:rsidR="0096167C">
        <w:rPr>
          <w:noProof/>
        </w:rPr>
        <w:instrText xml:space="preserve"> PAGEREF _Toc304482871 \h </w:instrText>
      </w:r>
      <w:r w:rsidR="0096167C">
        <w:rPr>
          <w:noProof/>
        </w:rPr>
      </w:r>
      <w:r w:rsidR="0096167C">
        <w:rPr>
          <w:noProof/>
        </w:rPr>
        <w:fldChar w:fldCharType="separate"/>
      </w:r>
      <w:r w:rsidR="0096167C">
        <w:rPr>
          <w:noProof/>
        </w:rPr>
        <w:t>8</w:t>
      </w:r>
      <w:r w:rsidR="0096167C">
        <w:rPr>
          <w:noProof/>
        </w:rPr>
        <w:fldChar w:fldCharType="end"/>
      </w:r>
    </w:p>
    <w:p w14:paraId="604F0CE4" w14:textId="77777777" w:rsidR="0096167C" w:rsidRPr="00E554A0" w:rsidRDefault="0096167C">
      <w:pPr>
        <w:pStyle w:val="TOC2"/>
        <w:tabs>
          <w:tab w:val="left" w:pos="1438"/>
          <w:tab w:val="right" w:leader="dot" w:pos="9062"/>
        </w:tabs>
        <w:rPr>
          <w:rFonts w:asciiTheme="minorHAnsi" w:eastAsiaTheme="minorEastAsia" w:hAnsiTheme="minorHAnsi" w:cstheme="minorBidi"/>
          <w:smallCaps w:val="0"/>
          <w:noProof/>
          <w:sz w:val="24"/>
          <w:szCs w:val="24"/>
          <w:lang w:eastAsia="ja-JP"/>
        </w:rPr>
      </w:pPr>
      <w:r w:rsidRPr="00EB2CF9">
        <w:rPr>
          <w:rFonts w:cs="Arial"/>
          <w:noProof/>
        </w:rPr>
        <w:t>1.1</w:t>
      </w:r>
      <w:r w:rsidRPr="00E554A0">
        <w:rPr>
          <w:rFonts w:asciiTheme="minorHAnsi" w:eastAsiaTheme="minorEastAsia" w:hAnsiTheme="minorHAnsi" w:cstheme="minorBidi"/>
          <w:smallCaps w:val="0"/>
          <w:noProof/>
          <w:sz w:val="24"/>
          <w:szCs w:val="24"/>
          <w:lang w:eastAsia="ja-JP"/>
        </w:rPr>
        <w:tab/>
      </w:r>
      <w:r w:rsidRPr="00EB2CF9">
        <w:rPr>
          <w:rFonts w:cs="Arial"/>
          <w:noProof/>
        </w:rPr>
        <w:t>ESPECTROMETRIA DE MASSAS</w:t>
      </w:r>
      <w:r>
        <w:rPr>
          <w:noProof/>
        </w:rPr>
        <w:tab/>
      </w:r>
      <w:r>
        <w:rPr>
          <w:noProof/>
        </w:rPr>
        <w:fldChar w:fldCharType="begin"/>
      </w:r>
      <w:r>
        <w:rPr>
          <w:noProof/>
        </w:rPr>
        <w:instrText xml:space="preserve"> PAGEREF _Toc304482872 \h </w:instrText>
      </w:r>
      <w:r>
        <w:rPr>
          <w:noProof/>
        </w:rPr>
      </w:r>
      <w:r>
        <w:rPr>
          <w:noProof/>
        </w:rPr>
        <w:fldChar w:fldCharType="separate"/>
      </w:r>
      <w:r>
        <w:rPr>
          <w:noProof/>
        </w:rPr>
        <w:t>8</w:t>
      </w:r>
      <w:r>
        <w:rPr>
          <w:noProof/>
        </w:rPr>
        <w:fldChar w:fldCharType="end"/>
      </w:r>
    </w:p>
    <w:p w14:paraId="53AE6191" w14:textId="77777777" w:rsidR="0096167C" w:rsidRPr="00E554A0" w:rsidRDefault="0096167C">
      <w:pPr>
        <w:pStyle w:val="TOC3"/>
        <w:tabs>
          <w:tab w:val="left" w:pos="1785"/>
          <w:tab w:val="right" w:leader="dot" w:pos="9062"/>
        </w:tabs>
        <w:rPr>
          <w:rFonts w:asciiTheme="minorHAnsi" w:eastAsiaTheme="minorEastAsia" w:hAnsiTheme="minorHAnsi" w:cstheme="minorBidi"/>
          <w:i w:val="0"/>
          <w:noProof/>
          <w:sz w:val="24"/>
          <w:szCs w:val="24"/>
          <w:lang w:eastAsia="ja-JP"/>
        </w:rPr>
      </w:pPr>
      <w:r w:rsidRPr="00EB2CF9">
        <w:rPr>
          <w:rFonts w:cs="Arial"/>
          <w:noProof/>
        </w:rPr>
        <w:t>1.1.1</w:t>
      </w:r>
      <w:r w:rsidRPr="00E554A0">
        <w:rPr>
          <w:rFonts w:asciiTheme="minorHAnsi" w:eastAsiaTheme="minorEastAsia" w:hAnsiTheme="minorHAnsi" w:cstheme="minorBidi"/>
          <w:i w:val="0"/>
          <w:noProof/>
          <w:sz w:val="24"/>
          <w:szCs w:val="24"/>
          <w:lang w:eastAsia="ja-JP"/>
        </w:rPr>
        <w:tab/>
      </w:r>
      <w:r w:rsidRPr="00EB2CF9">
        <w:rPr>
          <w:rFonts w:cs="Arial"/>
          <w:noProof/>
        </w:rPr>
        <w:t>Ionização</w:t>
      </w:r>
      <w:r>
        <w:rPr>
          <w:noProof/>
        </w:rPr>
        <w:tab/>
      </w:r>
      <w:r>
        <w:rPr>
          <w:noProof/>
        </w:rPr>
        <w:fldChar w:fldCharType="begin"/>
      </w:r>
      <w:r>
        <w:rPr>
          <w:noProof/>
        </w:rPr>
        <w:instrText xml:space="preserve"> PAGEREF _Toc304482873 \h </w:instrText>
      </w:r>
      <w:r>
        <w:rPr>
          <w:noProof/>
        </w:rPr>
      </w:r>
      <w:r>
        <w:rPr>
          <w:noProof/>
        </w:rPr>
        <w:fldChar w:fldCharType="separate"/>
      </w:r>
      <w:r>
        <w:rPr>
          <w:noProof/>
        </w:rPr>
        <w:t>9</w:t>
      </w:r>
      <w:r>
        <w:rPr>
          <w:noProof/>
        </w:rPr>
        <w:fldChar w:fldCharType="end"/>
      </w:r>
    </w:p>
    <w:p w14:paraId="63E1D03D" w14:textId="77777777" w:rsidR="0096167C" w:rsidRPr="00E554A0" w:rsidRDefault="0096167C">
      <w:pPr>
        <w:pStyle w:val="TOC3"/>
        <w:tabs>
          <w:tab w:val="left" w:pos="1785"/>
          <w:tab w:val="right" w:leader="dot" w:pos="9062"/>
        </w:tabs>
        <w:rPr>
          <w:rFonts w:asciiTheme="minorHAnsi" w:eastAsiaTheme="minorEastAsia" w:hAnsiTheme="minorHAnsi" w:cstheme="minorBidi"/>
          <w:i w:val="0"/>
          <w:noProof/>
          <w:sz w:val="24"/>
          <w:szCs w:val="24"/>
          <w:lang w:eastAsia="ja-JP"/>
        </w:rPr>
      </w:pPr>
      <w:r w:rsidRPr="00EB2CF9">
        <w:rPr>
          <w:rFonts w:cs="Arial"/>
          <w:noProof/>
        </w:rPr>
        <w:t>1.1.2</w:t>
      </w:r>
      <w:r w:rsidRPr="00E554A0">
        <w:rPr>
          <w:rFonts w:asciiTheme="minorHAnsi" w:eastAsiaTheme="minorEastAsia" w:hAnsiTheme="minorHAnsi" w:cstheme="minorBidi"/>
          <w:i w:val="0"/>
          <w:noProof/>
          <w:sz w:val="24"/>
          <w:szCs w:val="24"/>
          <w:lang w:eastAsia="ja-JP"/>
        </w:rPr>
        <w:tab/>
      </w:r>
      <w:r w:rsidRPr="00EB2CF9">
        <w:rPr>
          <w:rFonts w:cs="Arial"/>
          <w:noProof/>
        </w:rPr>
        <w:t>Analisadores de Massa e Detector de Íons</w:t>
      </w:r>
      <w:r>
        <w:rPr>
          <w:noProof/>
        </w:rPr>
        <w:tab/>
      </w:r>
      <w:r>
        <w:rPr>
          <w:noProof/>
        </w:rPr>
        <w:fldChar w:fldCharType="begin"/>
      </w:r>
      <w:r>
        <w:rPr>
          <w:noProof/>
        </w:rPr>
        <w:instrText xml:space="preserve"> PAGEREF _Toc304482874 \h </w:instrText>
      </w:r>
      <w:r>
        <w:rPr>
          <w:noProof/>
        </w:rPr>
      </w:r>
      <w:r>
        <w:rPr>
          <w:noProof/>
        </w:rPr>
        <w:fldChar w:fldCharType="separate"/>
      </w:r>
      <w:r>
        <w:rPr>
          <w:noProof/>
        </w:rPr>
        <w:t>9</w:t>
      </w:r>
      <w:r>
        <w:rPr>
          <w:noProof/>
        </w:rPr>
        <w:fldChar w:fldCharType="end"/>
      </w:r>
    </w:p>
    <w:p w14:paraId="68FEA8D2" w14:textId="77777777" w:rsidR="0096167C" w:rsidRPr="00E554A0" w:rsidRDefault="0096167C">
      <w:pPr>
        <w:pStyle w:val="TOC2"/>
        <w:tabs>
          <w:tab w:val="left" w:pos="1438"/>
          <w:tab w:val="right" w:leader="dot" w:pos="9062"/>
        </w:tabs>
        <w:rPr>
          <w:rFonts w:asciiTheme="minorHAnsi" w:eastAsiaTheme="minorEastAsia" w:hAnsiTheme="minorHAnsi" w:cstheme="minorBidi"/>
          <w:smallCaps w:val="0"/>
          <w:noProof/>
          <w:sz w:val="24"/>
          <w:szCs w:val="24"/>
          <w:lang w:eastAsia="ja-JP"/>
        </w:rPr>
      </w:pPr>
      <w:r w:rsidRPr="00EB2CF9">
        <w:rPr>
          <w:rFonts w:cs="Arial"/>
          <w:noProof/>
        </w:rPr>
        <w:t>1.2</w:t>
      </w:r>
      <w:r w:rsidRPr="00E554A0">
        <w:rPr>
          <w:rFonts w:asciiTheme="minorHAnsi" w:eastAsiaTheme="minorEastAsia" w:hAnsiTheme="minorHAnsi" w:cstheme="minorBidi"/>
          <w:smallCaps w:val="0"/>
          <w:noProof/>
          <w:sz w:val="24"/>
          <w:szCs w:val="24"/>
          <w:lang w:eastAsia="ja-JP"/>
        </w:rPr>
        <w:tab/>
      </w:r>
      <w:r w:rsidRPr="00EB2CF9">
        <w:rPr>
          <w:rFonts w:cs="Arial"/>
          <w:noProof/>
        </w:rPr>
        <w:t>INTELIGÊNCIA ARTIFICIAL</w:t>
      </w:r>
      <w:r>
        <w:rPr>
          <w:noProof/>
        </w:rPr>
        <w:tab/>
      </w:r>
      <w:r>
        <w:rPr>
          <w:noProof/>
        </w:rPr>
        <w:fldChar w:fldCharType="begin"/>
      </w:r>
      <w:r>
        <w:rPr>
          <w:noProof/>
        </w:rPr>
        <w:instrText xml:space="preserve"> PAGEREF _Toc304482875 \h </w:instrText>
      </w:r>
      <w:r>
        <w:rPr>
          <w:noProof/>
        </w:rPr>
      </w:r>
      <w:r>
        <w:rPr>
          <w:noProof/>
        </w:rPr>
        <w:fldChar w:fldCharType="separate"/>
      </w:r>
      <w:r>
        <w:rPr>
          <w:noProof/>
        </w:rPr>
        <w:t>11</w:t>
      </w:r>
      <w:r>
        <w:rPr>
          <w:noProof/>
        </w:rPr>
        <w:fldChar w:fldCharType="end"/>
      </w:r>
    </w:p>
    <w:p w14:paraId="0C9F7960" w14:textId="77777777" w:rsidR="0096167C" w:rsidRPr="00E554A0" w:rsidRDefault="0096167C">
      <w:pPr>
        <w:pStyle w:val="TOC3"/>
        <w:tabs>
          <w:tab w:val="left" w:pos="1785"/>
          <w:tab w:val="right" w:leader="dot" w:pos="9062"/>
        </w:tabs>
        <w:rPr>
          <w:rFonts w:asciiTheme="minorHAnsi" w:eastAsiaTheme="minorEastAsia" w:hAnsiTheme="minorHAnsi" w:cstheme="minorBidi"/>
          <w:i w:val="0"/>
          <w:noProof/>
          <w:sz w:val="24"/>
          <w:szCs w:val="24"/>
          <w:lang w:eastAsia="ja-JP"/>
        </w:rPr>
      </w:pPr>
      <w:r>
        <w:rPr>
          <w:noProof/>
        </w:rPr>
        <w:t>1.2.1</w:t>
      </w:r>
      <w:r w:rsidRPr="00E554A0">
        <w:rPr>
          <w:rFonts w:asciiTheme="minorHAnsi" w:eastAsiaTheme="minorEastAsia" w:hAnsiTheme="minorHAnsi" w:cstheme="minorBidi"/>
          <w:i w:val="0"/>
          <w:noProof/>
          <w:sz w:val="24"/>
          <w:szCs w:val="24"/>
          <w:lang w:eastAsia="ja-JP"/>
        </w:rPr>
        <w:tab/>
      </w:r>
      <w:r>
        <w:rPr>
          <w:noProof/>
        </w:rPr>
        <w:t>Dados</w:t>
      </w:r>
      <w:r>
        <w:rPr>
          <w:noProof/>
        </w:rPr>
        <w:tab/>
      </w:r>
      <w:r>
        <w:rPr>
          <w:noProof/>
        </w:rPr>
        <w:fldChar w:fldCharType="begin"/>
      </w:r>
      <w:r>
        <w:rPr>
          <w:noProof/>
        </w:rPr>
        <w:instrText xml:space="preserve"> PAGEREF _Toc304482876 \h </w:instrText>
      </w:r>
      <w:r>
        <w:rPr>
          <w:noProof/>
        </w:rPr>
      </w:r>
      <w:r>
        <w:rPr>
          <w:noProof/>
        </w:rPr>
        <w:fldChar w:fldCharType="separate"/>
      </w:r>
      <w:r>
        <w:rPr>
          <w:noProof/>
        </w:rPr>
        <w:t>11</w:t>
      </w:r>
      <w:r>
        <w:rPr>
          <w:noProof/>
        </w:rPr>
        <w:fldChar w:fldCharType="end"/>
      </w:r>
    </w:p>
    <w:p w14:paraId="5D001FBB" w14:textId="77777777" w:rsidR="0096167C" w:rsidRPr="00E554A0" w:rsidRDefault="0096167C">
      <w:pPr>
        <w:pStyle w:val="TOC3"/>
        <w:tabs>
          <w:tab w:val="left" w:pos="1785"/>
          <w:tab w:val="right" w:leader="dot" w:pos="9062"/>
        </w:tabs>
        <w:rPr>
          <w:rFonts w:asciiTheme="minorHAnsi" w:eastAsiaTheme="minorEastAsia" w:hAnsiTheme="minorHAnsi" w:cstheme="minorBidi"/>
          <w:i w:val="0"/>
          <w:noProof/>
          <w:sz w:val="24"/>
          <w:szCs w:val="24"/>
          <w:lang w:eastAsia="ja-JP"/>
        </w:rPr>
      </w:pPr>
      <w:r>
        <w:rPr>
          <w:noProof/>
        </w:rPr>
        <w:t>1.2.2</w:t>
      </w:r>
      <w:r w:rsidRPr="00E554A0">
        <w:rPr>
          <w:rFonts w:asciiTheme="minorHAnsi" w:eastAsiaTheme="minorEastAsia" w:hAnsiTheme="minorHAnsi" w:cstheme="minorBidi"/>
          <w:i w:val="0"/>
          <w:noProof/>
          <w:sz w:val="24"/>
          <w:szCs w:val="24"/>
          <w:lang w:eastAsia="ja-JP"/>
        </w:rPr>
        <w:tab/>
      </w:r>
      <w:r>
        <w:rPr>
          <w:noProof/>
        </w:rPr>
        <w:t>Precisão</w:t>
      </w:r>
      <w:r>
        <w:rPr>
          <w:noProof/>
        </w:rPr>
        <w:tab/>
      </w:r>
      <w:r>
        <w:rPr>
          <w:noProof/>
        </w:rPr>
        <w:fldChar w:fldCharType="begin"/>
      </w:r>
      <w:r>
        <w:rPr>
          <w:noProof/>
        </w:rPr>
        <w:instrText xml:space="preserve"> PAGEREF _Toc304482877 \h </w:instrText>
      </w:r>
      <w:r>
        <w:rPr>
          <w:noProof/>
        </w:rPr>
      </w:r>
      <w:r>
        <w:rPr>
          <w:noProof/>
        </w:rPr>
        <w:fldChar w:fldCharType="separate"/>
      </w:r>
      <w:r>
        <w:rPr>
          <w:noProof/>
        </w:rPr>
        <w:t>11</w:t>
      </w:r>
      <w:r>
        <w:rPr>
          <w:noProof/>
        </w:rPr>
        <w:fldChar w:fldCharType="end"/>
      </w:r>
    </w:p>
    <w:p w14:paraId="68CE2A30" w14:textId="77777777" w:rsidR="0096167C" w:rsidRPr="00E554A0" w:rsidRDefault="0096167C">
      <w:pPr>
        <w:pStyle w:val="TOC3"/>
        <w:tabs>
          <w:tab w:val="left" w:pos="1785"/>
          <w:tab w:val="right" w:leader="dot" w:pos="9062"/>
        </w:tabs>
        <w:rPr>
          <w:rFonts w:asciiTheme="minorHAnsi" w:eastAsiaTheme="minorEastAsia" w:hAnsiTheme="minorHAnsi" w:cstheme="minorBidi"/>
          <w:i w:val="0"/>
          <w:noProof/>
          <w:sz w:val="24"/>
          <w:szCs w:val="24"/>
          <w:lang w:eastAsia="ja-JP"/>
        </w:rPr>
      </w:pPr>
      <w:r w:rsidRPr="00EB2CF9">
        <w:rPr>
          <w:noProof/>
        </w:rPr>
        <w:t>1.2.3</w:t>
      </w:r>
      <w:r w:rsidRPr="00E554A0">
        <w:rPr>
          <w:rFonts w:asciiTheme="minorHAnsi" w:eastAsiaTheme="minorEastAsia" w:hAnsiTheme="minorHAnsi" w:cstheme="minorBidi"/>
          <w:i w:val="0"/>
          <w:noProof/>
          <w:sz w:val="24"/>
          <w:szCs w:val="24"/>
          <w:lang w:eastAsia="ja-JP"/>
        </w:rPr>
        <w:tab/>
      </w:r>
      <w:r>
        <w:rPr>
          <w:noProof/>
        </w:rPr>
        <w:t>Teste às cegas</w:t>
      </w:r>
      <w:r w:rsidRPr="00EB2CF9">
        <w:rPr>
          <w:noProof/>
        </w:rPr>
        <w:t xml:space="preserve"> (“</w:t>
      </w:r>
      <w:r w:rsidRPr="00E554A0">
        <w:rPr>
          <w:noProof/>
        </w:rPr>
        <w:t>Blind Testing</w:t>
      </w:r>
      <w:r w:rsidRPr="00EB2CF9">
        <w:rPr>
          <w:noProof/>
        </w:rPr>
        <w:t>”)</w:t>
      </w:r>
      <w:r>
        <w:rPr>
          <w:noProof/>
        </w:rPr>
        <w:tab/>
      </w:r>
      <w:r>
        <w:rPr>
          <w:noProof/>
        </w:rPr>
        <w:fldChar w:fldCharType="begin"/>
      </w:r>
      <w:r>
        <w:rPr>
          <w:noProof/>
        </w:rPr>
        <w:instrText xml:space="preserve"> PAGEREF _Toc304482878 \h </w:instrText>
      </w:r>
      <w:r>
        <w:rPr>
          <w:noProof/>
        </w:rPr>
      </w:r>
      <w:r>
        <w:rPr>
          <w:noProof/>
        </w:rPr>
        <w:fldChar w:fldCharType="separate"/>
      </w:r>
      <w:r>
        <w:rPr>
          <w:noProof/>
        </w:rPr>
        <w:t>11</w:t>
      </w:r>
      <w:r>
        <w:rPr>
          <w:noProof/>
        </w:rPr>
        <w:fldChar w:fldCharType="end"/>
      </w:r>
    </w:p>
    <w:p w14:paraId="48356ACC" w14:textId="77777777" w:rsidR="0096167C" w:rsidRPr="00E554A0" w:rsidRDefault="0096167C">
      <w:pPr>
        <w:pStyle w:val="TOC3"/>
        <w:tabs>
          <w:tab w:val="left" w:pos="1785"/>
          <w:tab w:val="right" w:leader="dot" w:pos="9062"/>
        </w:tabs>
        <w:rPr>
          <w:rFonts w:asciiTheme="minorHAnsi" w:eastAsiaTheme="minorEastAsia" w:hAnsiTheme="minorHAnsi" w:cstheme="minorBidi"/>
          <w:i w:val="0"/>
          <w:noProof/>
          <w:sz w:val="24"/>
          <w:szCs w:val="24"/>
          <w:lang w:eastAsia="ja-JP"/>
        </w:rPr>
      </w:pPr>
      <w:r>
        <w:rPr>
          <w:noProof/>
        </w:rPr>
        <w:t>1.2.4</w:t>
      </w:r>
      <w:r w:rsidRPr="00E554A0">
        <w:rPr>
          <w:rFonts w:asciiTheme="minorHAnsi" w:eastAsiaTheme="minorEastAsia" w:hAnsiTheme="minorHAnsi" w:cstheme="minorBidi"/>
          <w:i w:val="0"/>
          <w:noProof/>
          <w:sz w:val="24"/>
          <w:szCs w:val="24"/>
          <w:lang w:eastAsia="ja-JP"/>
        </w:rPr>
        <w:tab/>
      </w:r>
      <w:r>
        <w:rPr>
          <w:noProof/>
        </w:rPr>
        <w:t>Validação Cruzada</w:t>
      </w:r>
      <w:r>
        <w:rPr>
          <w:noProof/>
        </w:rPr>
        <w:tab/>
      </w:r>
      <w:r>
        <w:rPr>
          <w:noProof/>
        </w:rPr>
        <w:fldChar w:fldCharType="begin"/>
      </w:r>
      <w:r>
        <w:rPr>
          <w:noProof/>
        </w:rPr>
        <w:instrText xml:space="preserve"> PAGEREF _Toc304482879 \h </w:instrText>
      </w:r>
      <w:r>
        <w:rPr>
          <w:noProof/>
        </w:rPr>
      </w:r>
      <w:r>
        <w:rPr>
          <w:noProof/>
        </w:rPr>
        <w:fldChar w:fldCharType="separate"/>
      </w:r>
      <w:r>
        <w:rPr>
          <w:noProof/>
        </w:rPr>
        <w:t>11</w:t>
      </w:r>
      <w:r>
        <w:rPr>
          <w:noProof/>
        </w:rPr>
        <w:fldChar w:fldCharType="end"/>
      </w:r>
    </w:p>
    <w:p w14:paraId="444EFB83" w14:textId="77777777" w:rsidR="0096167C" w:rsidRPr="00E554A0" w:rsidRDefault="0096167C">
      <w:pPr>
        <w:pStyle w:val="TOC3"/>
        <w:tabs>
          <w:tab w:val="left" w:pos="1785"/>
          <w:tab w:val="right" w:leader="dot" w:pos="9062"/>
        </w:tabs>
        <w:rPr>
          <w:rFonts w:asciiTheme="minorHAnsi" w:eastAsiaTheme="minorEastAsia" w:hAnsiTheme="minorHAnsi" w:cstheme="minorBidi"/>
          <w:i w:val="0"/>
          <w:noProof/>
          <w:sz w:val="24"/>
          <w:szCs w:val="24"/>
          <w:lang w:eastAsia="ja-JP"/>
        </w:rPr>
      </w:pPr>
      <w:r>
        <w:rPr>
          <w:noProof/>
        </w:rPr>
        <w:t>1.2.5</w:t>
      </w:r>
      <w:r w:rsidRPr="00E554A0">
        <w:rPr>
          <w:rFonts w:asciiTheme="minorHAnsi" w:eastAsiaTheme="minorEastAsia" w:hAnsiTheme="minorHAnsi" w:cstheme="minorBidi"/>
          <w:i w:val="0"/>
          <w:noProof/>
          <w:sz w:val="24"/>
          <w:szCs w:val="24"/>
          <w:lang w:eastAsia="ja-JP"/>
        </w:rPr>
        <w:tab/>
      </w:r>
      <w:r>
        <w:rPr>
          <w:noProof/>
        </w:rPr>
        <w:t>Algoritmo Genético</w:t>
      </w:r>
      <w:r>
        <w:rPr>
          <w:noProof/>
        </w:rPr>
        <w:tab/>
      </w:r>
      <w:r>
        <w:rPr>
          <w:noProof/>
        </w:rPr>
        <w:fldChar w:fldCharType="begin"/>
      </w:r>
      <w:r>
        <w:rPr>
          <w:noProof/>
        </w:rPr>
        <w:instrText xml:space="preserve"> PAGEREF _Toc304482880 \h </w:instrText>
      </w:r>
      <w:r>
        <w:rPr>
          <w:noProof/>
        </w:rPr>
      </w:r>
      <w:r>
        <w:rPr>
          <w:noProof/>
        </w:rPr>
        <w:fldChar w:fldCharType="separate"/>
      </w:r>
      <w:r>
        <w:rPr>
          <w:noProof/>
        </w:rPr>
        <w:t>12</w:t>
      </w:r>
      <w:r>
        <w:rPr>
          <w:noProof/>
        </w:rPr>
        <w:fldChar w:fldCharType="end"/>
      </w:r>
    </w:p>
    <w:p w14:paraId="25139D8B" w14:textId="77777777" w:rsidR="0096167C" w:rsidRPr="00E554A0" w:rsidRDefault="0096167C">
      <w:pPr>
        <w:pStyle w:val="TOC2"/>
        <w:tabs>
          <w:tab w:val="left" w:pos="1438"/>
          <w:tab w:val="right" w:leader="dot" w:pos="9062"/>
        </w:tabs>
        <w:rPr>
          <w:rFonts w:asciiTheme="minorHAnsi" w:eastAsiaTheme="minorEastAsia" w:hAnsiTheme="minorHAnsi" w:cstheme="minorBidi"/>
          <w:smallCaps w:val="0"/>
          <w:noProof/>
          <w:sz w:val="24"/>
          <w:szCs w:val="24"/>
          <w:lang w:eastAsia="ja-JP"/>
        </w:rPr>
      </w:pPr>
      <w:r>
        <w:rPr>
          <w:noProof/>
        </w:rPr>
        <w:t>1.3</w:t>
      </w:r>
      <w:r w:rsidRPr="00E554A0">
        <w:rPr>
          <w:rFonts w:asciiTheme="minorHAnsi" w:eastAsiaTheme="minorEastAsia" w:hAnsiTheme="minorHAnsi" w:cstheme="minorBidi"/>
          <w:smallCaps w:val="0"/>
          <w:noProof/>
          <w:sz w:val="24"/>
          <w:szCs w:val="24"/>
          <w:lang w:eastAsia="ja-JP"/>
        </w:rPr>
        <w:tab/>
      </w:r>
      <w:r>
        <w:rPr>
          <w:noProof/>
        </w:rPr>
        <w:t>ANÁLIZE DE DADOS DE ESPECTROMETRIA DE MASSAS</w:t>
      </w:r>
      <w:r>
        <w:rPr>
          <w:noProof/>
        </w:rPr>
        <w:tab/>
      </w:r>
      <w:r>
        <w:rPr>
          <w:noProof/>
        </w:rPr>
        <w:fldChar w:fldCharType="begin"/>
      </w:r>
      <w:r>
        <w:rPr>
          <w:noProof/>
        </w:rPr>
        <w:instrText xml:space="preserve"> PAGEREF _Toc304482881 \h </w:instrText>
      </w:r>
      <w:r>
        <w:rPr>
          <w:noProof/>
        </w:rPr>
      </w:r>
      <w:r>
        <w:rPr>
          <w:noProof/>
        </w:rPr>
        <w:fldChar w:fldCharType="separate"/>
      </w:r>
      <w:r>
        <w:rPr>
          <w:noProof/>
        </w:rPr>
        <w:t>13</w:t>
      </w:r>
      <w:r>
        <w:rPr>
          <w:noProof/>
        </w:rPr>
        <w:fldChar w:fldCharType="end"/>
      </w:r>
    </w:p>
    <w:p w14:paraId="7C8FA5E0" w14:textId="77777777" w:rsidR="0096167C" w:rsidRPr="00E554A0" w:rsidRDefault="0096167C">
      <w:pPr>
        <w:pStyle w:val="TOC1"/>
        <w:tabs>
          <w:tab w:val="left" w:pos="1079"/>
          <w:tab w:val="right" w:leader="dot" w:pos="9062"/>
        </w:tabs>
        <w:rPr>
          <w:rFonts w:asciiTheme="minorHAnsi" w:eastAsiaTheme="minorEastAsia" w:hAnsiTheme="minorHAnsi" w:cstheme="minorBidi"/>
          <w:b w:val="0"/>
          <w:caps w:val="0"/>
          <w:noProof/>
          <w:sz w:val="24"/>
          <w:szCs w:val="24"/>
          <w:lang w:eastAsia="ja-JP"/>
        </w:rPr>
      </w:pPr>
      <w:r w:rsidRPr="00EB2CF9">
        <w:rPr>
          <w:rFonts w:cs="Arial"/>
          <w:noProof/>
        </w:rPr>
        <w:t>2</w:t>
      </w:r>
      <w:r w:rsidRPr="00E554A0">
        <w:rPr>
          <w:rFonts w:asciiTheme="minorHAnsi" w:eastAsiaTheme="minorEastAsia" w:hAnsiTheme="minorHAnsi" w:cstheme="minorBidi"/>
          <w:b w:val="0"/>
          <w:caps w:val="0"/>
          <w:noProof/>
          <w:sz w:val="24"/>
          <w:szCs w:val="24"/>
          <w:lang w:eastAsia="ja-JP"/>
        </w:rPr>
        <w:tab/>
      </w:r>
      <w:r w:rsidRPr="00EB2CF9">
        <w:rPr>
          <w:rFonts w:cs="Arial"/>
          <w:noProof/>
        </w:rPr>
        <w:t>ARTIGO</w:t>
      </w:r>
      <w:r>
        <w:rPr>
          <w:noProof/>
        </w:rPr>
        <w:tab/>
      </w:r>
      <w:r>
        <w:rPr>
          <w:noProof/>
        </w:rPr>
        <w:fldChar w:fldCharType="begin"/>
      </w:r>
      <w:r>
        <w:rPr>
          <w:noProof/>
        </w:rPr>
        <w:instrText xml:space="preserve"> PAGEREF _Toc304482882 \h </w:instrText>
      </w:r>
      <w:r>
        <w:rPr>
          <w:noProof/>
        </w:rPr>
      </w:r>
      <w:r>
        <w:rPr>
          <w:noProof/>
        </w:rPr>
        <w:fldChar w:fldCharType="separate"/>
      </w:r>
      <w:r>
        <w:rPr>
          <w:noProof/>
        </w:rPr>
        <w:t>17</w:t>
      </w:r>
      <w:r>
        <w:rPr>
          <w:noProof/>
        </w:rPr>
        <w:fldChar w:fldCharType="end"/>
      </w:r>
    </w:p>
    <w:p w14:paraId="2DDB6E0C" w14:textId="77777777" w:rsidR="0096167C" w:rsidRPr="00E554A0" w:rsidRDefault="0096167C">
      <w:pPr>
        <w:pStyle w:val="TOC1"/>
        <w:tabs>
          <w:tab w:val="left" w:pos="1079"/>
          <w:tab w:val="right" w:leader="dot" w:pos="9062"/>
        </w:tabs>
        <w:rPr>
          <w:rFonts w:asciiTheme="minorHAnsi" w:eastAsiaTheme="minorEastAsia" w:hAnsiTheme="minorHAnsi" w:cstheme="minorBidi"/>
          <w:b w:val="0"/>
          <w:caps w:val="0"/>
          <w:noProof/>
          <w:sz w:val="24"/>
          <w:szCs w:val="24"/>
          <w:lang w:eastAsia="ja-JP"/>
        </w:rPr>
      </w:pPr>
      <w:r w:rsidRPr="00EB2CF9">
        <w:rPr>
          <w:rFonts w:cs="Arial"/>
          <w:noProof/>
        </w:rPr>
        <w:t>3</w:t>
      </w:r>
      <w:r w:rsidRPr="00E554A0">
        <w:rPr>
          <w:rFonts w:asciiTheme="minorHAnsi" w:eastAsiaTheme="minorEastAsia" w:hAnsiTheme="minorHAnsi" w:cstheme="minorBidi"/>
          <w:b w:val="0"/>
          <w:caps w:val="0"/>
          <w:noProof/>
          <w:sz w:val="24"/>
          <w:szCs w:val="24"/>
          <w:lang w:eastAsia="ja-JP"/>
        </w:rPr>
        <w:tab/>
      </w:r>
      <w:r w:rsidRPr="00EB2CF9">
        <w:rPr>
          <w:rFonts w:cs="Arial"/>
          <w:noProof/>
        </w:rPr>
        <w:t>CONCLUSÃO</w:t>
      </w:r>
      <w:r>
        <w:rPr>
          <w:noProof/>
        </w:rPr>
        <w:tab/>
      </w:r>
      <w:r>
        <w:rPr>
          <w:noProof/>
        </w:rPr>
        <w:fldChar w:fldCharType="begin"/>
      </w:r>
      <w:r>
        <w:rPr>
          <w:noProof/>
        </w:rPr>
        <w:instrText xml:space="preserve"> PAGEREF _Toc304482883 \h </w:instrText>
      </w:r>
      <w:r>
        <w:rPr>
          <w:noProof/>
        </w:rPr>
      </w:r>
      <w:r>
        <w:rPr>
          <w:noProof/>
        </w:rPr>
        <w:fldChar w:fldCharType="separate"/>
      </w:r>
      <w:r>
        <w:rPr>
          <w:noProof/>
        </w:rPr>
        <w:t>37</w:t>
      </w:r>
      <w:r>
        <w:rPr>
          <w:noProof/>
        </w:rPr>
        <w:fldChar w:fldCharType="end"/>
      </w:r>
    </w:p>
    <w:p w14:paraId="56199CF2" w14:textId="77777777" w:rsidR="0096167C" w:rsidRPr="00E554A0" w:rsidRDefault="0096167C">
      <w:pPr>
        <w:pStyle w:val="TOC1"/>
        <w:tabs>
          <w:tab w:val="left" w:pos="1079"/>
          <w:tab w:val="right" w:leader="dot" w:pos="9062"/>
        </w:tabs>
        <w:rPr>
          <w:rFonts w:asciiTheme="minorHAnsi" w:eastAsiaTheme="minorEastAsia" w:hAnsiTheme="minorHAnsi" w:cstheme="minorBidi"/>
          <w:b w:val="0"/>
          <w:caps w:val="0"/>
          <w:noProof/>
          <w:sz w:val="24"/>
          <w:szCs w:val="24"/>
          <w:lang w:eastAsia="ja-JP"/>
        </w:rPr>
      </w:pPr>
      <w:r w:rsidRPr="00EB2CF9">
        <w:rPr>
          <w:rFonts w:cs="Arial"/>
          <w:noProof/>
        </w:rPr>
        <w:t>4</w:t>
      </w:r>
      <w:r w:rsidRPr="00E554A0">
        <w:rPr>
          <w:rFonts w:asciiTheme="minorHAnsi" w:eastAsiaTheme="minorEastAsia" w:hAnsiTheme="minorHAnsi" w:cstheme="minorBidi"/>
          <w:b w:val="0"/>
          <w:caps w:val="0"/>
          <w:noProof/>
          <w:sz w:val="24"/>
          <w:szCs w:val="24"/>
          <w:lang w:eastAsia="ja-JP"/>
        </w:rPr>
        <w:tab/>
      </w:r>
      <w:r w:rsidRPr="00EB2CF9">
        <w:rPr>
          <w:rFonts w:cs="Arial"/>
          <w:noProof/>
        </w:rPr>
        <w:t>REFERÊNCIAS</w:t>
      </w:r>
      <w:r>
        <w:rPr>
          <w:noProof/>
        </w:rPr>
        <w:tab/>
      </w:r>
      <w:r>
        <w:rPr>
          <w:noProof/>
        </w:rPr>
        <w:fldChar w:fldCharType="begin"/>
      </w:r>
      <w:r>
        <w:rPr>
          <w:noProof/>
        </w:rPr>
        <w:instrText xml:space="preserve"> PAGEREF _Toc304482884 \h </w:instrText>
      </w:r>
      <w:r>
        <w:rPr>
          <w:noProof/>
        </w:rPr>
      </w:r>
      <w:r>
        <w:rPr>
          <w:noProof/>
        </w:rPr>
        <w:fldChar w:fldCharType="separate"/>
      </w:r>
      <w:r>
        <w:rPr>
          <w:noProof/>
        </w:rPr>
        <w:t>38</w:t>
      </w:r>
      <w:r>
        <w:rPr>
          <w:noProof/>
        </w:rPr>
        <w:fldChar w:fldCharType="end"/>
      </w:r>
    </w:p>
    <w:p w14:paraId="06BAB1DF" w14:textId="77777777" w:rsidR="00E306FA" w:rsidRPr="0096167C" w:rsidRDefault="00265325" w:rsidP="006D0D0D">
      <w:pPr>
        <w:spacing w:line="480" w:lineRule="auto"/>
        <w:rPr>
          <w:rFonts w:cs="Arial"/>
        </w:rPr>
      </w:pPr>
      <w:r w:rsidRPr="0096167C">
        <w:rPr>
          <w:rFonts w:cs="Arial"/>
          <w:b/>
          <w:bCs/>
          <w:caps/>
        </w:rPr>
        <w:fldChar w:fldCharType="end"/>
      </w:r>
    </w:p>
    <w:p w14:paraId="43466F62" w14:textId="77777777" w:rsidR="00E306FA" w:rsidRPr="0096167C" w:rsidRDefault="00E306FA">
      <w:pPr>
        <w:spacing w:line="480" w:lineRule="auto"/>
        <w:ind w:firstLine="851"/>
        <w:rPr>
          <w:rFonts w:cs="Arial"/>
        </w:rPr>
      </w:pPr>
    </w:p>
    <w:p w14:paraId="002BE55C" w14:textId="77777777" w:rsidR="00E306FA" w:rsidRPr="0096167C" w:rsidRDefault="00E306FA">
      <w:pPr>
        <w:spacing w:line="480" w:lineRule="auto"/>
        <w:ind w:firstLine="851"/>
        <w:rPr>
          <w:rFonts w:cs="Arial"/>
        </w:rPr>
      </w:pPr>
    </w:p>
    <w:p w14:paraId="2F0ABD56" w14:textId="77777777" w:rsidR="00E306FA" w:rsidRPr="0096167C" w:rsidRDefault="00E306FA">
      <w:pPr>
        <w:spacing w:line="480" w:lineRule="auto"/>
        <w:ind w:firstLine="851"/>
        <w:rPr>
          <w:rFonts w:cs="Arial"/>
        </w:rPr>
      </w:pPr>
    </w:p>
    <w:p w14:paraId="4A0E4796" w14:textId="77777777" w:rsidR="00E306FA" w:rsidRPr="0096167C" w:rsidRDefault="00E306FA">
      <w:pPr>
        <w:spacing w:line="480" w:lineRule="auto"/>
        <w:ind w:firstLine="851"/>
        <w:rPr>
          <w:rFonts w:cs="Arial"/>
        </w:rPr>
      </w:pPr>
    </w:p>
    <w:p w14:paraId="20DD2853" w14:textId="77777777" w:rsidR="00E306FA" w:rsidRPr="0096167C" w:rsidRDefault="00E306FA">
      <w:pPr>
        <w:spacing w:line="480" w:lineRule="auto"/>
        <w:ind w:firstLine="851"/>
        <w:rPr>
          <w:rFonts w:cs="Arial"/>
        </w:rPr>
      </w:pPr>
    </w:p>
    <w:p w14:paraId="5F60C208" w14:textId="6EB7A472" w:rsidR="00E306FA" w:rsidRPr="0096167C" w:rsidRDefault="00DF537E" w:rsidP="00244665">
      <w:pPr>
        <w:pStyle w:val="Title"/>
        <w:rPr>
          <w:rFonts w:cs="Arial"/>
        </w:rPr>
      </w:pPr>
      <w:r w:rsidRPr="0096167C">
        <w:rPr>
          <w:rFonts w:cs="Arial"/>
        </w:rPr>
        <w:br w:type="page"/>
      </w:r>
      <w:r w:rsidR="00E306FA" w:rsidRPr="0096167C">
        <w:rPr>
          <w:rFonts w:cs="Arial"/>
        </w:rPr>
        <w:lastRenderedPageBreak/>
        <w:t xml:space="preserve">LISTA DE </w:t>
      </w:r>
      <w:r w:rsidR="0096167C">
        <w:rPr>
          <w:rFonts w:cs="Arial"/>
        </w:rPr>
        <w:t>FIGURA</w:t>
      </w:r>
      <w:r w:rsidR="000A6B86" w:rsidRPr="0096167C">
        <w:rPr>
          <w:rFonts w:cs="Arial"/>
        </w:rPr>
        <w:t>S</w:t>
      </w:r>
    </w:p>
    <w:p w14:paraId="1E008A7E" w14:textId="77777777" w:rsidR="00265325" w:rsidRPr="0096167C" w:rsidRDefault="00265325" w:rsidP="00265325">
      <w:pPr>
        <w:rPr>
          <w:rFonts w:cs="Arial"/>
        </w:rPr>
      </w:pPr>
    </w:p>
    <w:p w14:paraId="15CDD898" w14:textId="77777777" w:rsidR="00265325" w:rsidRPr="0096167C" w:rsidRDefault="00265325" w:rsidP="00265325">
      <w:pPr>
        <w:rPr>
          <w:rFonts w:cs="Arial"/>
        </w:rPr>
      </w:pPr>
    </w:p>
    <w:p w14:paraId="2444FF13" w14:textId="77777777" w:rsidR="008D7B3B" w:rsidRPr="00242DD5" w:rsidRDefault="00265325">
      <w:pPr>
        <w:pStyle w:val="TableofFigures"/>
        <w:tabs>
          <w:tab w:val="right" w:leader="dot" w:pos="9062"/>
        </w:tabs>
        <w:rPr>
          <w:rFonts w:asciiTheme="minorHAnsi" w:eastAsiaTheme="minorEastAsia" w:hAnsiTheme="minorHAnsi" w:cstheme="minorBidi"/>
          <w:noProof/>
          <w:lang w:eastAsia="ja-JP"/>
        </w:rPr>
      </w:pPr>
      <w:r w:rsidRPr="0096167C">
        <w:rPr>
          <w:rFonts w:cs="Arial"/>
          <w:b/>
        </w:rPr>
        <w:fldChar w:fldCharType="begin"/>
      </w:r>
      <w:r w:rsidRPr="0096167C">
        <w:rPr>
          <w:rFonts w:cs="Arial"/>
          <w:b/>
        </w:rPr>
        <w:instrText xml:space="preserve"> TOC \c "Figure" </w:instrText>
      </w:r>
      <w:r w:rsidRPr="0096167C">
        <w:rPr>
          <w:rFonts w:cs="Arial"/>
          <w:b/>
        </w:rPr>
        <w:fldChar w:fldCharType="separate"/>
      </w:r>
      <w:r w:rsidR="008D7B3B" w:rsidRPr="00652FBC">
        <w:rPr>
          <w:rFonts w:cs="Arial"/>
          <w:noProof/>
        </w:rPr>
        <w:t>FIGURA 1 - Representação esquematizada de um espectrômetro de massas do quadrupolo em uma fonte de ionização acoplada do tipo ESI (FENN et al., 1989)</w:t>
      </w:r>
      <w:r w:rsidR="008D7B3B">
        <w:rPr>
          <w:noProof/>
        </w:rPr>
        <w:tab/>
      </w:r>
      <w:r w:rsidR="008D7B3B">
        <w:rPr>
          <w:noProof/>
        </w:rPr>
        <w:fldChar w:fldCharType="begin"/>
      </w:r>
      <w:r w:rsidR="008D7B3B">
        <w:rPr>
          <w:noProof/>
        </w:rPr>
        <w:instrText xml:space="preserve"> PAGEREF _Toc307490901 \h </w:instrText>
      </w:r>
      <w:r w:rsidR="008D7B3B">
        <w:rPr>
          <w:noProof/>
        </w:rPr>
      </w:r>
      <w:r w:rsidR="008D7B3B">
        <w:rPr>
          <w:noProof/>
        </w:rPr>
        <w:fldChar w:fldCharType="separate"/>
      </w:r>
      <w:r w:rsidR="008D7B3B">
        <w:rPr>
          <w:noProof/>
        </w:rPr>
        <w:t>8</w:t>
      </w:r>
      <w:r w:rsidR="008D7B3B">
        <w:rPr>
          <w:noProof/>
        </w:rPr>
        <w:fldChar w:fldCharType="end"/>
      </w:r>
    </w:p>
    <w:p w14:paraId="05FA5179" w14:textId="77777777" w:rsidR="008D7B3B" w:rsidRPr="00242DD5" w:rsidRDefault="008D7B3B">
      <w:pPr>
        <w:pStyle w:val="TableofFigures"/>
        <w:tabs>
          <w:tab w:val="right" w:leader="dot" w:pos="9062"/>
        </w:tabs>
        <w:rPr>
          <w:rFonts w:asciiTheme="minorHAnsi" w:eastAsiaTheme="minorEastAsia" w:hAnsiTheme="minorHAnsi" w:cstheme="minorBidi"/>
          <w:noProof/>
          <w:lang w:eastAsia="ja-JP"/>
        </w:rPr>
      </w:pPr>
      <w:r>
        <w:rPr>
          <w:noProof/>
        </w:rPr>
        <w:t>FIGURA 2 – Diagrama esquemático de uma interface e processo eletro-spray (LANE, 2005).</w:t>
      </w:r>
      <w:r>
        <w:rPr>
          <w:noProof/>
        </w:rPr>
        <w:tab/>
      </w:r>
      <w:r>
        <w:rPr>
          <w:noProof/>
        </w:rPr>
        <w:fldChar w:fldCharType="begin"/>
      </w:r>
      <w:r>
        <w:rPr>
          <w:noProof/>
        </w:rPr>
        <w:instrText xml:space="preserve"> PAGEREF _Toc307490902 \h </w:instrText>
      </w:r>
      <w:r>
        <w:rPr>
          <w:noProof/>
        </w:rPr>
      </w:r>
      <w:r>
        <w:rPr>
          <w:noProof/>
        </w:rPr>
        <w:fldChar w:fldCharType="separate"/>
      </w:r>
      <w:r>
        <w:rPr>
          <w:noProof/>
        </w:rPr>
        <w:t>10</w:t>
      </w:r>
      <w:r>
        <w:rPr>
          <w:noProof/>
        </w:rPr>
        <w:fldChar w:fldCharType="end"/>
      </w:r>
    </w:p>
    <w:p w14:paraId="6F145310" w14:textId="77777777" w:rsidR="008D7B3B" w:rsidRPr="00242DD5" w:rsidRDefault="008D7B3B">
      <w:pPr>
        <w:pStyle w:val="TableofFigures"/>
        <w:tabs>
          <w:tab w:val="right" w:leader="dot" w:pos="9062"/>
        </w:tabs>
        <w:rPr>
          <w:rFonts w:asciiTheme="minorHAnsi" w:eastAsiaTheme="minorEastAsia" w:hAnsiTheme="minorHAnsi" w:cstheme="minorBidi"/>
          <w:noProof/>
          <w:lang w:eastAsia="ja-JP"/>
        </w:rPr>
      </w:pPr>
      <w:r>
        <w:rPr>
          <w:noProof/>
        </w:rPr>
        <w:t xml:space="preserve">FIGURA 3 – Esquema do detector de maças </w:t>
      </w:r>
      <w:r w:rsidRPr="00242DD5">
        <w:rPr>
          <w:i/>
          <w:noProof/>
        </w:rPr>
        <w:t>Time of Flight</w:t>
      </w:r>
      <w:r w:rsidRPr="00652FBC">
        <w:rPr>
          <w:i/>
          <w:noProof/>
        </w:rPr>
        <w:t xml:space="preserve"> (TOF)</w:t>
      </w:r>
      <w:r>
        <w:rPr>
          <w:noProof/>
        </w:rPr>
        <w:t xml:space="preserve"> no modo tradicional e em tandem (AEBERSOLD, 2003)</w:t>
      </w:r>
      <w:r>
        <w:rPr>
          <w:noProof/>
        </w:rPr>
        <w:tab/>
      </w:r>
      <w:r>
        <w:rPr>
          <w:noProof/>
        </w:rPr>
        <w:fldChar w:fldCharType="begin"/>
      </w:r>
      <w:r>
        <w:rPr>
          <w:noProof/>
        </w:rPr>
        <w:instrText xml:space="preserve"> PAGEREF _Toc307490903 \h </w:instrText>
      </w:r>
      <w:r>
        <w:rPr>
          <w:noProof/>
        </w:rPr>
      </w:r>
      <w:r>
        <w:rPr>
          <w:noProof/>
        </w:rPr>
        <w:fldChar w:fldCharType="separate"/>
      </w:r>
      <w:r>
        <w:rPr>
          <w:noProof/>
        </w:rPr>
        <w:t>11</w:t>
      </w:r>
      <w:r>
        <w:rPr>
          <w:noProof/>
        </w:rPr>
        <w:fldChar w:fldCharType="end"/>
      </w:r>
    </w:p>
    <w:p w14:paraId="79C39148" w14:textId="77777777" w:rsidR="008D7B3B" w:rsidRPr="00242DD5" w:rsidRDefault="008D7B3B">
      <w:pPr>
        <w:pStyle w:val="TableofFigures"/>
        <w:tabs>
          <w:tab w:val="right" w:leader="dot" w:pos="9062"/>
        </w:tabs>
        <w:rPr>
          <w:rFonts w:asciiTheme="minorHAnsi" w:eastAsiaTheme="minorEastAsia" w:hAnsiTheme="minorHAnsi" w:cstheme="minorBidi"/>
          <w:noProof/>
          <w:lang w:eastAsia="ja-JP"/>
        </w:rPr>
      </w:pPr>
      <w:r>
        <w:rPr>
          <w:noProof/>
        </w:rPr>
        <w:t>FIGURA 4 - Esquema de detectores de massas do tipo quadrupolo ligados em tandem com um célula de colisão (AEBERSOLD, 2003).</w:t>
      </w:r>
      <w:r>
        <w:rPr>
          <w:noProof/>
        </w:rPr>
        <w:tab/>
      </w:r>
      <w:r>
        <w:rPr>
          <w:noProof/>
        </w:rPr>
        <w:fldChar w:fldCharType="begin"/>
      </w:r>
      <w:r>
        <w:rPr>
          <w:noProof/>
        </w:rPr>
        <w:instrText xml:space="preserve"> PAGEREF _Toc307490904 \h </w:instrText>
      </w:r>
      <w:r>
        <w:rPr>
          <w:noProof/>
        </w:rPr>
      </w:r>
      <w:r>
        <w:rPr>
          <w:noProof/>
        </w:rPr>
        <w:fldChar w:fldCharType="separate"/>
      </w:r>
      <w:r>
        <w:rPr>
          <w:noProof/>
        </w:rPr>
        <w:t>11</w:t>
      </w:r>
      <w:r>
        <w:rPr>
          <w:noProof/>
        </w:rPr>
        <w:fldChar w:fldCharType="end"/>
      </w:r>
    </w:p>
    <w:p w14:paraId="5EA97CC0" w14:textId="77777777" w:rsidR="008D7B3B" w:rsidRPr="00242DD5" w:rsidRDefault="008D7B3B">
      <w:pPr>
        <w:pStyle w:val="TableofFigures"/>
        <w:tabs>
          <w:tab w:val="right" w:leader="dot" w:pos="9062"/>
        </w:tabs>
        <w:rPr>
          <w:rFonts w:asciiTheme="minorHAnsi" w:eastAsiaTheme="minorEastAsia" w:hAnsiTheme="minorHAnsi" w:cstheme="minorBidi"/>
          <w:noProof/>
          <w:lang w:eastAsia="ja-JP"/>
        </w:rPr>
      </w:pPr>
      <w:r>
        <w:rPr>
          <w:noProof/>
        </w:rPr>
        <w:t>FIGURA 5 - Esquema de um espectrômetro de massas utilizando uma fonte de ionização ESI, separadores de massas do tipo c-</w:t>
      </w:r>
      <w:r w:rsidRPr="00242DD5">
        <w:rPr>
          <w:i/>
          <w:noProof/>
        </w:rPr>
        <w:t>trap</w:t>
      </w:r>
      <w:r>
        <w:rPr>
          <w:noProof/>
        </w:rPr>
        <w:t xml:space="preserve"> e </w:t>
      </w:r>
      <w:r w:rsidRPr="00242DD5">
        <w:rPr>
          <w:i/>
          <w:noProof/>
        </w:rPr>
        <w:t xml:space="preserve">linear ion trap </w:t>
      </w:r>
      <w:r>
        <w:rPr>
          <w:noProof/>
        </w:rPr>
        <w:t>e um analisador de massas do tipo orbitrap.</w:t>
      </w:r>
      <w:r>
        <w:rPr>
          <w:noProof/>
        </w:rPr>
        <w:tab/>
      </w:r>
      <w:r>
        <w:rPr>
          <w:noProof/>
        </w:rPr>
        <w:fldChar w:fldCharType="begin"/>
      </w:r>
      <w:r>
        <w:rPr>
          <w:noProof/>
        </w:rPr>
        <w:instrText xml:space="preserve"> PAGEREF _Toc307490905 \h </w:instrText>
      </w:r>
      <w:r>
        <w:rPr>
          <w:noProof/>
        </w:rPr>
      </w:r>
      <w:r>
        <w:rPr>
          <w:noProof/>
        </w:rPr>
        <w:fldChar w:fldCharType="separate"/>
      </w:r>
      <w:r>
        <w:rPr>
          <w:noProof/>
        </w:rPr>
        <w:t>12</w:t>
      </w:r>
      <w:r>
        <w:rPr>
          <w:noProof/>
        </w:rPr>
        <w:fldChar w:fldCharType="end"/>
      </w:r>
    </w:p>
    <w:p w14:paraId="2723CCDC" w14:textId="77777777" w:rsidR="008D7B3B" w:rsidRPr="00242DD5" w:rsidRDefault="008D7B3B">
      <w:pPr>
        <w:pStyle w:val="TableofFigures"/>
        <w:tabs>
          <w:tab w:val="right" w:leader="dot" w:pos="9062"/>
        </w:tabs>
        <w:rPr>
          <w:rFonts w:asciiTheme="minorHAnsi" w:eastAsiaTheme="minorEastAsia" w:hAnsiTheme="minorHAnsi" w:cstheme="minorBidi"/>
          <w:noProof/>
          <w:lang w:eastAsia="ja-JP"/>
        </w:rPr>
      </w:pPr>
      <w:r>
        <w:rPr>
          <w:noProof/>
        </w:rPr>
        <w:t>FIGURA 7 - Notação sistemática e tradicional em uma tabela de contingência binária</w:t>
      </w:r>
      <w:r w:rsidRPr="00242DD5">
        <w:rPr>
          <w:noProof/>
        </w:rPr>
        <w:t xml:space="preserve"> (POWERS, 2011).</w:t>
      </w:r>
      <w:r>
        <w:rPr>
          <w:noProof/>
        </w:rPr>
        <w:tab/>
      </w:r>
      <w:r>
        <w:rPr>
          <w:noProof/>
        </w:rPr>
        <w:fldChar w:fldCharType="begin"/>
      </w:r>
      <w:r>
        <w:rPr>
          <w:noProof/>
        </w:rPr>
        <w:instrText xml:space="preserve"> PAGEREF _Toc307490906 \h </w:instrText>
      </w:r>
      <w:r>
        <w:rPr>
          <w:noProof/>
        </w:rPr>
      </w:r>
      <w:r>
        <w:rPr>
          <w:noProof/>
        </w:rPr>
        <w:fldChar w:fldCharType="separate"/>
      </w:r>
      <w:r>
        <w:rPr>
          <w:noProof/>
        </w:rPr>
        <w:t>12</w:t>
      </w:r>
      <w:r>
        <w:rPr>
          <w:noProof/>
        </w:rPr>
        <w:fldChar w:fldCharType="end"/>
      </w:r>
    </w:p>
    <w:p w14:paraId="2376D81C" w14:textId="77777777" w:rsidR="008D7B3B" w:rsidRPr="00242DD5" w:rsidRDefault="008D7B3B">
      <w:pPr>
        <w:pStyle w:val="TableofFigures"/>
        <w:tabs>
          <w:tab w:val="right" w:leader="dot" w:pos="9062"/>
        </w:tabs>
        <w:rPr>
          <w:rFonts w:asciiTheme="minorHAnsi" w:eastAsiaTheme="minorEastAsia" w:hAnsiTheme="minorHAnsi" w:cstheme="minorBidi"/>
          <w:noProof/>
          <w:lang w:eastAsia="ja-JP"/>
        </w:rPr>
      </w:pPr>
      <w:r>
        <w:rPr>
          <w:noProof/>
        </w:rPr>
        <w:t xml:space="preserve">FIGURA 7 - Representação gráfica da divisão dos grupos para treinamento e validação durante o processo de treinamento utilizando validação cruzada; o processo representado a cima usa o processo </w:t>
      </w:r>
      <w:r w:rsidRPr="00242DD5">
        <w:rPr>
          <w:i/>
          <w:noProof/>
        </w:rPr>
        <w:t>ten-fold</w:t>
      </w:r>
      <w:r w:rsidRPr="00652FBC">
        <w:rPr>
          <w:i/>
          <w:noProof/>
        </w:rPr>
        <w:t xml:space="preserve"> </w:t>
      </w:r>
      <w:r>
        <w:rPr>
          <w:noProof/>
        </w:rPr>
        <w:t>de validação cruzada durante os primeiros 7 ciclos do treinamento.</w:t>
      </w:r>
      <w:r>
        <w:rPr>
          <w:noProof/>
        </w:rPr>
        <w:tab/>
      </w:r>
      <w:r>
        <w:rPr>
          <w:noProof/>
        </w:rPr>
        <w:fldChar w:fldCharType="begin"/>
      </w:r>
      <w:r>
        <w:rPr>
          <w:noProof/>
        </w:rPr>
        <w:instrText xml:space="preserve"> PAGEREF _Toc307490907 \h </w:instrText>
      </w:r>
      <w:r>
        <w:rPr>
          <w:noProof/>
        </w:rPr>
      </w:r>
      <w:r>
        <w:rPr>
          <w:noProof/>
        </w:rPr>
        <w:fldChar w:fldCharType="separate"/>
      </w:r>
      <w:r>
        <w:rPr>
          <w:noProof/>
        </w:rPr>
        <w:t>14</w:t>
      </w:r>
      <w:r>
        <w:rPr>
          <w:noProof/>
        </w:rPr>
        <w:fldChar w:fldCharType="end"/>
      </w:r>
    </w:p>
    <w:p w14:paraId="214D68E4" w14:textId="77777777" w:rsidR="008D7B3B" w:rsidRPr="00242DD5" w:rsidRDefault="008D7B3B">
      <w:pPr>
        <w:pStyle w:val="TableofFigures"/>
        <w:tabs>
          <w:tab w:val="right" w:leader="dot" w:pos="9062"/>
        </w:tabs>
        <w:rPr>
          <w:rFonts w:asciiTheme="minorHAnsi" w:eastAsiaTheme="minorEastAsia" w:hAnsiTheme="minorHAnsi" w:cstheme="minorBidi"/>
          <w:noProof/>
          <w:lang w:eastAsia="ja-JP"/>
        </w:rPr>
      </w:pPr>
      <w:r>
        <w:rPr>
          <w:noProof/>
        </w:rPr>
        <w:t>FIGURA 8 – Esquema resumido dos principais passos durante a execução de um algoritmo genético.</w:t>
      </w:r>
      <w:r>
        <w:rPr>
          <w:noProof/>
        </w:rPr>
        <w:tab/>
      </w:r>
      <w:r>
        <w:rPr>
          <w:noProof/>
        </w:rPr>
        <w:fldChar w:fldCharType="begin"/>
      </w:r>
      <w:r>
        <w:rPr>
          <w:noProof/>
        </w:rPr>
        <w:instrText xml:space="preserve"> PAGEREF _Toc307490908 \h </w:instrText>
      </w:r>
      <w:r>
        <w:rPr>
          <w:noProof/>
        </w:rPr>
      </w:r>
      <w:r>
        <w:rPr>
          <w:noProof/>
        </w:rPr>
        <w:fldChar w:fldCharType="separate"/>
      </w:r>
      <w:r>
        <w:rPr>
          <w:noProof/>
        </w:rPr>
        <w:t>15</w:t>
      </w:r>
      <w:r>
        <w:rPr>
          <w:noProof/>
        </w:rPr>
        <w:fldChar w:fldCharType="end"/>
      </w:r>
    </w:p>
    <w:p w14:paraId="31BDA794" w14:textId="77777777" w:rsidR="008D7B3B" w:rsidRPr="00242DD5" w:rsidRDefault="008D7B3B">
      <w:pPr>
        <w:pStyle w:val="TableofFigures"/>
        <w:tabs>
          <w:tab w:val="right" w:leader="dot" w:pos="9062"/>
        </w:tabs>
        <w:rPr>
          <w:rFonts w:asciiTheme="minorHAnsi" w:eastAsiaTheme="minorEastAsia" w:hAnsiTheme="minorHAnsi" w:cstheme="minorBidi"/>
          <w:noProof/>
          <w:lang w:eastAsia="ja-JP"/>
        </w:rPr>
      </w:pPr>
      <w:r>
        <w:rPr>
          <w:noProof/>
        </w:rPr>
        <w:t xml:space="preserve">FIGURA 9 - Criação de dois novos indivíduos durante o processo de </w:t>
      </w:r>
      <w:r w:rsidRPr="00652FBC">
        <w:rPr>
          <w:i/>
          <w:noProof/>
        </w:rPr>
        <w:t>Crossover</w:t>
      </w:r>
      <w:r>
        <w:rPr>
          <w:noProof/>
        </w:rPr>
        <w:t xml:space="preserve">; "1,2" e "2,1" são os dois novos cromossomos gerados de dois indivíduos, ‘1’ e ‘2’, originais da geração atual. A seta azul marca o ponto de corte onde ocorre o </w:t>
      </w:r>
      <w:r w:rsidRPr="00652FBC">
        <w:rPr>
          <w:i/>
          <w:noProof/>
        </w:rPr>
        <w:t>crossover</w:t>
      </w:r>
      <w:r>
        <w:rPr>
          <w:noProof/>
        </w:rPr>
        <w:t>. Os indicadores laterais indicam a disposição das partes de ‘1’ e ‘2’ nos novos organismos.</w:t>
      </w:r>
      <w:r>
        <w:rPr>
          <w:noProof/>
        </w:rPr>
        <w:tab/>
      </w:r>
      <w:r>
        <w:rPr>
          <w:noProof/>
        </w:rPr>
        <w:fldChar w:fldCharType="begin"/>
      </w:r>
      <w:r>
        <w:rPr>
          <w:noProof/>
        </w:rPr>
        <w:instrText xml:space="preserve"> PAGEREF _Toc307490909 \h </w:instrText>
      </w:r>
      <w:r>
        <w:rPr>
          <w:noProof/>
        </w:rPr>
      </w:r>
      <w:r>
        <w:rPr>
          <w:noProof/>
        </w:rPr>
        <w:fldChar w:fldCharType="separate"/>
      </w:r>
      <w:r>
        <w:rPr>
          <w:noProof/>
        </w:rPr>
        <w:t>16</w:t>
      </w:r>
      <w:r>
        <w:rPr>
          <w:noProof/>
        </w:rPr>
        <w:fldChar w:fldCharType="end"/>
      </w:r>
    </w:p>
    <w:p w14:paraId="53D2ADCF" w14:textId="77777777" w:rsidR="008D7B3B" w:rsidRPr="00242DD5" w:rsidRDefault="008D7B3B">
      <w:pPr>
        <w:pStyle w:val="TableofFigures"/>
        <w:tabs>
          <w:tab w:val="right" w:leader="dot" w:pos="9062"/>
        </w:tabs>
        <w:rPr>
          <w:rFonts w:asciiTheme="minorHAnsi" w:eastAsiaTheme="minorEastAsia" w:hAnsiTheme="minorHAnsi" w:cstheme="minorBidi"/>
          <w:noProof/>
          <w:lang w:eastAsia="ja-JP"/>
        </w:rPr>
      </w:pPr>
      <w:r>
        <w:rPr>
          <w:noProof/>
        </w:rPr>
        <w:t xml:space="preserve">FIGURA 10 - Representação de operador genético de mutação em um cromossomo binário onde 1 e 0 representa respectivamente a presença e ausência de um gene. Após o processo de </w:t>
      </w:r>
      <w:r w:rsidRPr="00652FBC">
        <w:rPr>
          <w:i/>
          <w:noProof/>
        </w:rPr>
        <w:t>crossover</w:t>
      </w:r>
      <w:r>
        <w:rPr>
          <w:noProof/>
        </w:rPr>
        <w:t>, em vermelho, no cromossomo alguns genes podem ser adicionados ou removidos aleatoriamente.</w:t>
      </w:r>
      <w:r>
        <w:rPr>
          <w:noProof/>
        </w:rPr>
        <w:tab/>
      </w:r>
      <w:r>
        <w:rPr>
          <w:noProof/>
        </w:rPr>
        <w:fldChar w:fldCharType="begin"/>
      </w:r>
      <w:r>
        <w:rPr>
          <w:noProof/>
        </w:rPr>
        <w:instrText xml:space="preserve"> PAGEREF _Toc307490910 \h </w:instrText>
      </w:r>
      <w:r>
        <w:rPr>
          <w:noProof/>
        </w:rPr>
      </w:r>
      <w:r>
        <w:rPr>
          <w:noProof/>
        </w:rPr>
        <w:fldChar w:fldCharType="separate"/>
      </w:r>
      <w:r>
        <w:rPr>
          <w:noProof/>
        </w:rPr>
        <w:t>16</w:t>
      </w:r>
      <w:r>
        <w:rPr>
          <w:noProof/>
        </w:rPr>
        <w:fldChar w:fldCharType="end"/>
      </w:r>
    </w:p>
    <w:p w14:paraId="5462BE42" w14:textId="77777777" w:rsidR="008D7B3B" w:rsidRPr="00242DD5" w:rsidRDefault="008D7B3B">
      <w:pPr>
        <w:pStyle w:val="TableofFigures"/>
        <w:tabs>
          <w:tab w:val="right" w:leader="dot" w:pos="9062"/>
        </w:tabs>
        <w:rPr>
          <w:rFonts w:asciiTheme="minorHAnsi" w:eastAsiaTheme="minorEastAsia" w:hAnsiTheme="minorHAnsi" w:cstheme="minorBidi"/>
          <w:noProof/>
          <w:lang w:eastAsia="ja-JP"/>
        </w:rPr>
      </w:pPr>
      <w:r>
        <w:rPr>
          <w:noProof/>
        </w:rPr>
        <w:t xml:space="preserve">FIGURA 11 – Demonstração do algoritmo de seleção de picos controlados por um </w:t>
      </w:r>
      <w:r w:rsidRPr="00242DD5">
        <w:rPr>
          <w:i/>
          <w:noProof/>
        </w:rPr>
        <w:t>threshold</w:t>
      </w:r>
      <w:r>
        <w:rPr>
          <w:noProof/>
        </w:rPr>
        <w:t xml:space="preserve"> criado por uma media móvel </w:t>
      </w:r>
      <w:r w:rsidRPr="00242DD5">
        <w:rPr>
          <w:i/>
          <w:noProof/>
        </w:rPr>
        <w:t>fuzzy</w:t>
      </w:r>
      <w:r>
        <w:rPr>
          <w:noProof/>
        </w:rPr>
        <w:t xml:space="preserve"> com diferentes janelas. Quanto menor o tamanho da janela maior é a sensibilidade da curva em relação aos picos do espectro.</w:t>
      </w:r>
      <w:r>
        <w:rPr>
          <w:noProof/>
        </w:rPr>
        <w:tab/>
      </w:r>
      <w:r>
        <w:rPr>
          <w:noProof/>
        </w:rPr>
        <w:fldChar w:fldCharType="begin"/>
      </w:r>
      <w:r>
        <w:rPr>
          <w:noProof/>
        </w:rPr>
        <w:instrText xml:space="preserve"> PAGEREF _Toc307490911 \h </w:instrText>
      </w:r>
      <w:r>
        <w:rPr>
          <w:noProof/>
        </w:rPr>
      </w:r>
      <w:r>
        <w:rPr>
          <w:noProof/>
        </w:rPr>
        <w:fldChar w:fldCharType="separate"/>
      </w:r>
      <w:r>
        <w:rPr>
          <w:noProof/>
        </w:rPr>
        <w:t>17</w:t>
      </w:r>
      <w:r>
        <w:rPr>
          <w:noProof/>
        </w:rPr>
        <w:fldChar w:fldCharType="end"/>
      </w:r>
    </w:p>
    <w:p w14:paraId="6B29BE91" w14:textId="77777777" w:rsidR="008D7B3B" w:rsidRPr="00242DD5" w:rsidRDefault="008D7B3B">
      <w:pPr>
        <w:pStyle w:val="TableofFigures"/>
        <w:tabs>
          <w:tab w:val="right" w:leader="dot" w:pos="9062"/>
        </w:tabs>
        <w:rPr>
          <w:rFonts w:asciiTheme="minorHAnsi" w:eastAsiaTheme="minorEastAsia" w:hAnsiTheme="minorHAnsi" w:cstheme="minorBidi"/>
          <w:noProof/>
          <w:lang w:eastAsia="ja-JP"/>
        </w:rPr>
      </w:pPr>
      <w:r w:rsidRPr="00652FBC">
        <w:rPr>
          <w:rFonts w:cs="Arial"/>
          <w:noProof/>
        </w:rPr>
        <w:t xml:space="preserve">FIGURA 12 - Representação da correlação de todos os picos com as classes estipuladas para o treinamento do modelo gerando um espectro de correlação. A correlação da </w:t>
      </w:r>
      <w:r w:rsidRPr="00242DD5">
        <w:rPr>
          <w:rFonts w:cs="Arial"/>
          <w:i/>
          <w:noProof/>
        </w:rPr>
        <w:t>feature</w:t>
      </w:r>
      <w:r w:rsidRPr="00652FBC">
        <w:rPr>
          <w:rFonts w:cs="Arial"/>
          <w:noProof/>
        </w:rPr>
        <w:t xml:space="preserve"> é baixa quando o pico está próximo de zero. Somente os picos que ultrapassarem a linha vermelha serão considerados para seleção.</w:t>
      </w:r>
      <w:r>
        <w:rPr>
          <w:noProof/>
        </w:rPr>
        <w:tab/>
      </w:r>
      <w:r>
        <w:rPr>
          <w:noProof/>
        </w:rPr>
        <w:fldChar w:fldCharType="begin"/>
      </w:r>
      <w:r>
        <w:rPr>
          <w:noProof/>
        </w:rPr>
        <w:instrText xml:space="preserve"> PAGEREF _Toc307490912 \h </w:instrText>
      </w:r>
      <w:r>
        <w:rPr>
          <w:noProof/>
        </w:rPr>
      </w:r>
      <w:r>
        <w:rPr>
          <w:noProof/>
        </w:rPr>
        <w:fldChar w:fldCharType="separate"/>
      </w:r>
      <w:r>
        <w:rPr>
          <w:noProof/>
        </w:rPr>
        <w:t>18</w:t>
      </w:r>
      <w:r>
        <w:rPr>
          <w:noProof/>
        </w:rPr>
        <w:fldChar w:fldCharType="end"/>
      </w:r>
    </w:p>
    <w:p w14:paraId="3B80C3A7" w14:textId="77777777" w:rsidR="008D7B3B" w:rsidRPr="00242DD5" w:rsidRDefault="008D7B3B">
      <w:pPr>
        <w:pStyle w:val="TableofFigures"/>
        <w:tabs>
          <w:tab w:val="right" w:leader="dot" w:pos="9062"/>
        </w:tabs>
        <w:rPr>
          <w:rFonts w:asciiTheme="minorHAnsi" w:eastAsiaTheme="minorEastAsia" w:hAnsiTheme="minorHAnsi" w:cstheme="minorBidi"/>
          <w:noProof/>
          <w:lang w:eastAsia="ja-JP"/>
        </w:rPr>
      </w:pPr>
      <w:r w:rsidRPr="00652FBC">
        <w:rPr>
          <w:rFonts w:cs="Arial"/>
          <w:noProof/>
        </w:rPr>
        <w:t xml:space="preserve">FIGURA 13 - Interface do MS-ML Studio mostrando os dados carregados, a seleção de picos usando a média móvel </w:t>
      </w:r>
      <w:r w:rsidRPr="00242DD5">
        <w:rPr>
          <w:rFonts w:cs="Arial"/>
          <w:i/>
          <w:noProof/>
        </w:rPr>
        <w:t>fuzzy</w:t>
      </w:r>
      <w:r w:rsidRPr="00652FBC">
        <w:rPr>
          <w:rFonts w:cs="Arial"/>
          <w:noProof/>
        </w:rPr>
        <w:t>, o espectro de correlação e a plotagem dos dois principais componentes de uma análise dos picos usando o PCA.</w:t>
      </w:r>
      <w:r>
        <w:rPr>
          <w:noProof/>
        </w:rPr>
        <w:tab/>
      </w:r>
      <w:r>
        <w:rPr>
          <w:noProof/>
        </w:rPr>
        <w:fldChar w:fldCharType="begin"/>
      </w:r>
      <w:r>
        <w:rPr>
          <w:noProof/>
        </w:rPr>
        <w:instrText xml:space="preserve"> PAGEREF _Toc307490913 \h </w:instrText>
      </w:r>
      <w:r>
        <w:rPr>
          <w:noProof/>
        </w:rPr>
      </w:r>
      <w:r>
        <w:rPr>
          <w:noProof/>
        </w:rPr>
        <w:fldChar w:fldCharType="separate"/>
      </w:r>
      <w:r>
        <w:rPr>
          <w:noProof/>
        </w:rPr>
        <w:t>19</w:t>
      </w:r>
      <w:r>
        <w:rPr>
          <w:noProof/>
        </w:rPr>
        <w:fldChar w:fldCharType="end"/>
      </w:r>
    </w:p>
    <w:p w14:paraId="404E8BD8" w14:textId="77777777" w:rsidR="00AE53BC" w:rsidRPr="0096167C" w:rsidRDefault="00265325" w:rsidP="00A12E61">
      <w:pPr>
        <w:tabs>
          <w:tab w:val="left" w:pos="1134"/>
        </w:tabs>
        <w:spacing w:line="480" w:lineRule="auto"/>
        <w:ind w:left="1418" w:hanging="1418"/>
        <w:rPr>
          <w:rFonts w:cs="Arial"/>
          <w:b/>
        </w:rPr>
      </w:pPr>
      <w:r w:rsidRPr="0096167C">
        <w:rPr>
          <w:rFonts w:cs="Arial"/>
          <w:b/>
        </w:rPr>
        <w:fldChar w:fldCharType="end"/>
      </w:r>
    </w:p>
    <w:p w14:paraId="2057C09A" w14:textId="77777777" w:rsidR="008E6464" w:rsidRPr="0096167C" w:rsidRDefault="00647042" w:rsidP="00244665">
      <w:pPr>
        <w:pStyle w:val="Title"/>
        <w:rPr>
          <w:rFonts w:cs="Arial"/>
        </w:rPr>
      </w:pPr>
      <w:r w:rsidRPr="0096167C">
        <w:rPr>
          <w:rFonts w:cs="Arial"/>
        </w:rPr>
        <w:br w:type="page"/>
      </w:r>
      <w:r w:rsidR="008E6464" w:rsidRPr="0096167C">
        <w:rPr>
          <w:rFonts w:cs="Arial"/>
        </w:rPr>
        <w:lastRenderedPageBreak/>
        <w:t xml:space="preserve">LISTA </w:t>
      </w:r>
      <w:r w:rsidR="00077FF8" w:rsidRPr="0096167C">
        <w:rPr>
          <w:rFonts w:cs="Arial"/>
        </w:rPr>
        <w:t xml:space="preserve">DE ABREVIATURAS </w:t>
      </w:r>
      <w:r w:rsidR="008E6464" w:rsidRPr="0096167C">
        <w:rPr>
          <w:rFonts w:cs="Arial"/>
        </w:rPr>
        <w:t>E SIGLAS</w:t>
      </w:r>
    </w:p>
    <w:p w14:paraId="61849355" w14:textId="77777777" w:rsidR="008E6464" w:rsidRPr="0096167C" w:rsidRDefault="008E6464" w:rsidP="00265325">
      <w:pPr>
        <w:autoSpaceDE w:val="0"/>
        <w:autoSpaceDN w:val="0"/>
        <w:adjustRightInd w:val="0"/>
        <w:rPr>
          <w:rFonts w:cs="Arial"/>
          <w:lang w:val="en-US"/>
        </w:rPr>
      </w:pPr>
    </w:p>
    <w:p w14:paraId="36151758" w14:textId="77777777" w:rsidR="00265325" w:rsidRPr="0096167C" w:rsidRDefault="00265325" w:rsidP="00265325">
      <w:pPr>
        <w:pStyle w:val="ColorfulList-Accent11"/>
        <w:numPr>
          <w:ilvl w:val="0"/>
          <w:numId w:val="9"/>
        </w:numPr>
        <w:rPr>
          <w:rFonts w:ascii="Arial" w:eastAsia="Times New Roman" w:hAnsi="Arial" w:cs="Arial"/>
          <w:bCs/>
          <w:color w:val="222222"/>
        </w:rPr>
      </w:pPr>
      <w:r w:rsidRPr="0096167C">
        <w:rPr>
          <w:rFonts w:ascii="Arial" w:eastAsia="Times New Roman" w:hAnsi="Arial" w:cs="Arial"/>
          <w:bCs/>
          <w:color w:val="222222"/>
          <w:lang w:val="en-US"/>
        </w:rPr>
        <w:t>GA (</w:t>
      </w:r>
      <w:r w:rsidRPr="0096167C">
        <w:rPr>
          <w:rFonts w:ascii="Arial" w:eastAsia="Times New Roman" w:hAnsi="Arial" w:cs="Arial"/>
          <w:bCs/>
          <w:i/>
          <w:color w:val="222222"/>
          <w:lang w:val="en-US"/>
        </w:rPr>
        <w:t>Genetic Algorithm</w:t>
      </w:r>
      <w:r w:rsidRPr="0096167C">
        <w:rPr>
          <w:rFonts w:ascii="Arial" w:eastAsia="Times New Roman" w:hAnsi="Arial" w:cs="Arial"/>
          <w:bCs/>
          <w:color w:val="222222"/>
        </w:rPr>
        <w:t>)</w:t>
      </w:r>
    </w:p>
    <w:p w14:paraId="622D6149" w14:textId="77777777" w:rsidR="00265325" w:rsidRPr="0096167C" w:rsidRDefault="006506D2" w:rsidP="00265325">
      <w:pPr>
        <w:pStyle w:val="ColorfulList-Accent11"/>
        <w:numPr>
          <w:ilvl w:val="0"/>
          <w:numId w:val="9"/>
        </w:numPr>
        <w:rPr>
          <w:rFonts w:ascii="Arial" w:eastAsia="Times New Roman" w:hAnsi="Arial" w:cs="Arial"/>
          <w:bCs/>
          <w:color w:val="222222"/>
          <w:lang w:val="en-US"/>
        </w:rPr>
      </w:pPr>
      <w:r w:rsidRPr="0096167C">
        <w:rPr>
          <w:rFonts w:ascii="Arial" w:eastAsia="Times New Roman" w:hAnsi="Arial" w:cs="Arial"/>
          <w:bCs/>
          <w:color w:val="222222"/>
          <w:lang w:val="en-US"/>
        </w:rPr>
        <w:t>MALDI</w:t>
      </w:r>
      <w:r w:rsidR="00265325" w:rsidRPr="0096167C">
        <w:rPr>
          <w:rFonts w:ascii="Arial" w:eastAsia="Times New Roman" w:hAnsi="Arial" w:cs="Arial"/>
          <w:bCs/>
          <w:color w:val="222222"/>
          <w:lang w:val="en-US"/>
        </w:rPr>
        <w:t xml:space="preserve"> (</w:t>
      </w:r>
      <w:r w:rsidR="00265325" w:rsidRPr="0096167C">
        <w:rPr>
          <w:rFonts w:ascii="Arial" w:eastAsia="Times New Roman" w:hAnsi="Arial" w:cs="Arial"/>
          <w:bCs/>
          <w:i/>
          <w:color w:val="222222"/>
          <w:lang w:val="en-US"/>
        </w:rPr>
        <w:t>Matrix Laser Desorption Ionization</w:t>
      </w:r>
      <w:r w:rsidR="00265325" w:rsidRPr="0096167C">
        <w:rPr>
          <w:rFonts w:ascii="Arial" w:eastAsia="Times New Roman" w:hAnsi="Arial" w:cs="Arial"/>
          <w:bCs/>
          <w:color w:val="222222"/>
          <w:lang w:val="en-US"/>
        </w:rPr>
        <w:t>)</w:t>
      </w:r>
    </w:p>
    <w:p w14:paraId="01FA10F4" w14:textId="2E950E4F" w:rsidR="00265325" w:rsidRPr="0096167C" w:rsidRDefault="00A804FC" w:rsidP="00265325">
      <w:pPr>
        <w:pStyle w:val="ColorfulList-Accent11"/>
        <w:numPr>
          <w:ilvl w:val="0"/>
          <w:numId w:val="9"/>
        </w:numPr>
        <w:rPr>
          <w:rFonts w:ascii="Arial" w:eastAsia="Times New Roman" w:hAnsi="Arial" w:cs="Arial"/>
          <w:bCs/>
          <w:color w:val="222222"/>
          <w:lang w:val="en-US"/>
        </w:rPr>
      </w:pPr>
      <w:r w:rsidRPr="0096167C">
        <w:rPr>
          <w:rFonts w:ascii="Arial" w:eastAsia="Times New Roman" w:hAnsi="Arial" w:cs="Arial"/>
          <w:bCs/>
          <w:color w:val="222222"/>
          <w:lang w:val="en-US"/>
        </w:rPr>
        <w:t>MS-ML</w:t>
      </w:r>
      <w:r w:rsidR="00265325" w:rsidRPr="0096167C">
        <w:rPr>
          <w:rFonts w:ascii="Arial" w:eastAsia="Times New Roman" w:hAnsi="Arial" w:cs="Arial"/>
          <w:bCs/>
          <w:color w:val="222222"/>
          <w:lang w:val="en-US"/>
        </w:rPr>
        <w:t xml:space="preserve"> (</w:t>
      </w:r>
      <w:r w:rsidRPr="0096167C">
        <w:rPr>
          <w:rFonts w:ascii="Arial" w:eastAsia="Times New Roman" w:hAnsi="Arial" w:cs="Arial"/>
          <w:bCs/>
          <w:i/>
          <w:color w:val="222222"/>
          <w:lang w:val="en-US"/>
        </w:rPr>
        <w:t>Mass Spectrometry Machine Learning</w:t>
      </w:r>
      <w:r w:rsidR="00265325" w:rsidRPr="0096167C">
        <w:rPr>
          <w:rFonts w:ascii="Arial" w:eastAsia="Times New Roman" w:hAnsi="Arial" w:cs="Arial"/>
          <w:bCs/>
          <w:color w:val="222222"/>
          <w:lang w:val="en-US"/>
        </w:rPr>
        <w:t>)</w:t>
      </w:r>
    </w:p>
    <w:p w14:paraId="7169158A" w14:textId="77777777" w:rsidR="00265325" w:rsidRPr="0096167C" w:rsidRDefault="00265325" w:rsidP="00265325">
      <w:pPr>
        <w:pStyle w:val="ColorfulList-Accent11"/>
        <w:numPr>
          <w:ilvl w:val="0"/>
          <w:numId w:val="9"/>
        </w:numPr>
        <w:rPr>
          <w:rFonts w:ascii="Arial" w:eastAsia="Times New Roman" w:hAnsi="Arial" w:cs="Arial"/>
          <w:bCs/>
          <w:color w:val="222222"/>
          <w:lang w:val="en-US"/>
        </w:rPr>
      </w:pPr>
      <w:bookmarkStart w:id="0" w:name="_Toc294963044"/>
      <w:r w:rsidRPr="0096167C">
        <w:rPr>
          <w:rFonts w:ascii="Arial" w:hAnsi="Arial" w:cs="Arial"/>
          <w:lang w:val="en-US"/>
        </w:rPr>
        <w:t>SELDI (</w:t>
      </w:r>
      <w:r w:rsidR="000E6DC6" w:rsidRPr="0096167C">
        <w:rPr>
          <w:rFonts w:ascii="Arial" w:hAnsi="Arial" w:cs="Arial"/>
          <w:i/>
          <w:lang w:val="en-US"/>
        </w:rPr>
        <w:t>Surface</w:t>
      </w:r>
      <w:r w:rsidR="002A6F9E" w:rsidRPr="0096167C">
        <w:rPr>
          <w:rFonts w:ascii="Arial" w:hAnsi="Arial" w:cs="Arial"/>
          <w:i/>
          <w:lang w:val="en-US"/>
        </w:rPr>
        <w:t>-e</w:t>
      </w:r>
      <w:r w:rsidR="000E6DC6" w:rsidRPr="0096167C">
        <w:rPr>
          <w:rFonts w:ascii="Arial" w:hAnsi="Arial" w:cs="Arial"/>
          <w:i/>
          <w:lang w:val="en-US"/>
        </w:rPr>
        <w:t>nhanced</w:t>
      </w:r>
      <w:r w:rsidRPr="0096167C">
        <w:rPr>
          <w:rFonts w:ascii="Arial" w:hAnsi="Arial" w:cs="Arial"/>
          <w:i/>
          <w:lang w:val="en-US"/>
        </w:rPr>
        <w:t xml:space="preserve"> Laser Desorption Ionization</w:t>
      </w:r>
      <w:r w:rsidRPr="0096167C">
        <w:rPr>
          <w:rFonts w:ascii="Arial" w:hAnsi="Arial" w:cs="Arial"/>
          <w:lang w:val="en-US"/>
        </w:rPr>
        <w:t>)</w:t>
      </w:r>
      <w:bookmarkEnd w:id="0"/>
      <w:r w:rsidRPr="0096167C">
        <w:rPr>
          <w:rFonts w:ascii="Arial" w:eastAsia="Times New Roman" w:hAnsi="Arial" w:cs="Arial"/>
          <w:bCs/>
          <w:color w:val="222222"/>
          <w:lang w:val="en-US"/>
        </w:rPr>
        <w:t xml:space="preserve"> </w:t>
      </w:r>
    </w:p>
    <w:p w14:paraId="676C321D" w14:textId="77777777" w:rsidR="00F97485" w:rsidRPr="0096167C" w:rsidRDefault="00F97485" w:rsidP="00265325">
      <w:pPr>
        <w:pStyle w:val="ColorfulList-Accent11"/>
        <w:numPr>
          <w:ilvl w:val="0"/>
          <w:numId w:val="9"/>
        </w:numPr>
        <w:rPr>
          <w:rFonts w:ascii="Arial" w:eastAsia="Times New Roman" w:hAnsi="Arial" w:cs="Arial"/>
          <w:bCs/>
          <w:color w:val="222222"/>
        </w:rPr>
      </w:pPr>
      <w:r w:rsidRPr="0096167C">
        <w:rPr>
          <w:rFonts w:ascii="Arial" w:eastAsia="Times New Roman" w:hAnsi="Arial" w:cs="Arial"/>
          <w:bCs/>
          <w:color w:val="222222"/>
        </w:rPr>
        <w:t>ESI (</w:t>
      </w:r>
      <w:r w:rsidRPr="0096167C">
        <w:rPr>
          <w:rFonts w:ascii="Arial" w:eastAsia="Times New Roman" w:hAnsi="Arial" w:cs="Arial"/>
          <w:bCs/>
          <w:i/>
          <w:color w:val="222222"/>
          <w:lang w:val="en-US"/>
        </w:rPr>
        <w:t>Ele</w:t>
      </w:r>
      <w:r w:rsidR="004D3F23" w:rsidRPr="0096167C">
        <w:rPr>
          <w:rFonts w:ascii="Arial" w:eastAsia="Times New Roman" w:hAnsi="Arial" w:cs="Arial"/>
          <w:bCs/>
          <w:i/>
          <w:color w:val="222222"/>
          <w:lang w:val="en-US"/>
        </w:rPr>
        <w:t>c</w:t>
      </w:r>
      <w:r w:rsidRPr="0096167C">
        <w:rPr>
          <w:rFonts w:ascii="Arial" w:eastAsia="Times New Roman" w:hAnsi="Arial" w:cs="Arial"/>
          <w:bCs/>
          <w:i/>
          <w:color w:val="222222"/>
          <w:lang w:val="en-US"/>
        </w:rPr>
        <w:t>trospray Ionization</w:t>
      </w:r>
      <w:r w:rsidRPr="0096167C">
        <w:rPr>
          <w:rFonts w:ascii="Arial" w:eastAsia="Times New Roman" w:hAnsi="Arial" w:cs="Arial"/>
          <w:bCs/>
          <w:color w:val="222222"/>
        </w:rPr>
        <w:t>)</w:t>
      </w:r>
    </w:p>
    <w:p w14:paraId="3CCB715B" w14:textId="77777777" w:rsidR="00370558" w:rsidRPr="0096167C" w:rsidRDefault="00370558" w:rsidP="00265325">
      <w:pPr>
        <w:pStyle w:val="ColorfulList-Accent11"/>
        <w:numPr>
          <w:ilvl w:val="0"/>
          <w:numId w:val="9"/>
        </w:numPr>
        <w:rPr>
          <w:rFonts w:ascii="Arial" w:eastAsia="Times New Roman" w:hAnsi="Arial" w:cs="Arial"/>
          <w:bCs/>
          <w:color w:val="222222"/>
        </w:rPr>
      </w:pPr>
      <w:r w:rsidRPr="0096167C">
        <w:rPr>
          <w:rFonts w:ascii="Arial" w:eastAsia="Times New Roman" w:hAnsi="Arial" w:cs="Arial"/>
          <w:bCs/>
          <w:color w:val="222222"/>
        </w:rPr>
        <w:t>TOF (</w:t>
      </w:r>
      <w:r w:rsidRPr="0096167C">
        <w:rPr>
          <w:rFonts w:ascii="Arial" w:hAnsi="Arial" w:cs="Arial"/>
          <w:i/>
          <w:lang w:val="en-US"/>
        </w:rPr>
        <w:t>Time Of Flight</w:t>
      </w:r>
      <w:r w:rsidRPr="0096167C">
        <w:rPr>
          <w:rFonts w:ascii="Arial" w:hAnsi="Arial" w:cs="Arial"/>
          <w:i/>
        </w:rPr>
        <w:t>)</w:t>
      </w:r>
    </w:p>
    <w:p w14:paraId="63C87C55" w14:textId="77777777" w:rsidR="008B619F" w:rsidRPr="0096167C" w:rsidRDefault="00241ED8" w:rsidP="00265325">
      <w:pPr>
        <w:pStyle w:val="ColorfulList-Accent11"/>
        <w:numPr>
          <w:ilvl w:val="0"/>
          <w:numId w:val="9"/>
        </w:numPr>
        <w:rPr>
          <w:rFonts w:ascii="Arial" w:eastAsia="Times New Roman" w:hAnsi="Arial" w:cs="Arial"/>
          <w:bCs/>
          <w:color w:val="222222"/>
        </w:rPr>
      </w:pPr>
      <w:r w:rsidRPr="0096167C">
        <w:rPr>
          <w:rFonts w:ascii="Arial" w:eastAsia="Times New Roman" w:hAnsi="Arial" w:cs="Arial"/>
          <w:bCs/>
          <w:color w:val="222222"/>
        </w:rPr>
        <w:t>IT (</w:t>
      </w:r>
      <w:r w:rsidRPr="0096167C">
        <w:rPr>
          <w:rFonts w:ascii="Arial" w:eastAsia="Times New Roman" w:hAnsi="Arial" w:cs="Arial"/>
          <w:bCs/>
          <w:i/>
          <w:color w:val="222222"/>
          <w:lang w:val="en-US"/>
        </w:rPr>
        <w:t>Ion Trap</w:t>
      </w:r>
      <w:r w:rsidRPr="0096167C">
        <w:rPr>
          <w:rFonts w:ascii="Arial" w:eastAsia="Times New Roman" w:hAnsi="Arial" w:cs="Arial"/>
          <w:bCs/>
          <w:color w:val="222222"/>
        </w:rPr>
        <w:t>)</w:t>
      </w:r>
    </w:p>
    <w:p w14:paraId="1D56C5A3" w14:textId="77777777" w:rsidR="00772DBE" w:rsidRPr="0096167C" w:rsidRDefault="00772DBE" w:rsidP="00265325">
      <w:pPr>
        <w:pStyle w:val="ColorfulList-Accent11"/>
        <w:numPr>
          <w:ilvl w:val="0"/>
          <w:numId w:val="9"/>
        </w:numPr>
        <w:rPr>
          <w:rFonts w:ascii="Arial" w:eastAsia="Times New Roman" w:hAnsi="Arial" w:cs="Arial"/>
          <w:bCs/>
          <w:color w:val="222222"/>
        </w:rPr>
      </w:pPr>
      <w:r w:rsidRPr="0096167C">
        <w:rPr>
          <w:rFonts w:ascii="Arial" w:eastAsia="Times New Roman" w:hAnsi="Arial" w:cs="Arial"/>
          <w:bCs/>
          <w:color w:val="222222"/>
        </w:rPr>
        <w:t>IA (Inteligência Artificial)</w:t>
      </w:r>
    </w:p>
    <w:p w14:paraId="24E8C240" w14:textId="77777777" w:rsidR="0045041B" w:rsidRPr="0096167C" w:rsidRDefault="00B23CC4" w:rsidP="00265325">
      <w:pPr>
        <w:pStyle w:val="ColorfulList-Accent11"/>
        <w:numPr>
          <w:ilvl w:val="0"/>
          <w:numId w:val="9"/>
        </w:numPr>
        <w:rPr>
          <w:rFonts w:ascii="Arial" w:eastAsia="Times New Roman" w:hAnsi="Arial" w:cs="Arial"/>
          <w:bCs/>
          <w:color w:val="222222"/>
        </w:rPr>
      </w:pPr>
      <w:r w:rsidRPr="0096167C">
        <w:rPr>
          <w:rFonts w:ascii="Arial" w:eastAsia="Times New Roman" w:hAnsi="Arial" w:cs="Arial"/>
          <w:bCs/>
          <w:color w:val="222222"/>
        </w:rPr>
        <w:t>DC (</w:t>
      </w:r>
      <w:r w:rsidRPr="0096167C">
        <w:rPr>
          <w:rFonts w:ascii="Arial" w:eastAsia="Times New Roman" w:hAnsi="Arial" w:cs="Arial"/>
          <w:bCs/>
          <w:i/>
          <w:color w:val="222222"/>
          <w:lang w:val="en-US"/>
        </w:rPr>
        <w:t>Direct Current)</w:t>
      </w:r>
    </w:p>
    <w:p w14:paraId="1070E865" w14:textId="77777777" w:rsidR="00B23CC4" w:rsidRPr="0096167C" w:rsidRDefault="00B23CC4" w:rsidP="00265325">
      <w:pPr>
        <w:pStyle w:val="ColorfulList-Accent11"/>
        <w:numPr>
          <w:ilvl w:val="0"/>
          <w:numId w:val="9"/>
        </w:numPr>
        <w:rPr>
          <w:rFonts w:ascii="Arial" w:eastAsia="Times New Roman" w:hAnsi="Arial" w:cs="Arial"/>
          <w:bCs/>
          <w:color w:val="222222"/>
        </w:rPr>
      </w:pPr>
      <w:r w:rsidRPr="0096167C">
        <w:rPr>
          <w:rFonts w:ascii="Arial" w:eastAsia="Times New Roman" w:hAnsi="Arial" w:cs="Arial"/>
          <w:bCs/>
          <w:color w:val="222222"/>
        </w:rPr>
        <w:t>AC (</w:t>
      </w:r>
      <w:r w:rsidR="00BF4C4E" w:rsidRPr="0096167C">
        <w:rPr>
          <w:rFonts w:ascii="Arial" w:eastAsia="Times New Roman" w:hAnsi="Arial" w:cs="Arial"/>
          <w:bCs/>
          <w:i/>
          <w:color w:val="222222"/>
          <w:lang w:val="en-US"/>
        </w:rPr>
        <w:t>Alternating</w:t>
      </w:r>
      <w:r w:rsidRPr="0096167C">
        <w:rPr>
          <w:rFonts w:ascii="Arial" w:eastAsia="Times New Roman" w:hAnsi="Arial" w:cs="Arial"/>
          <w:bCs/>
          <w:i/>
          <w:color w:val="222222"/>
          <w:lang w:val="en-US"/>
        </w:rPr>
        <w:t xml:space="preserve"> Current</w:t>
      </w:r>
      <w:r w:rsidRPr="0096167C">
        <w:rPr>
          <w:rFonts w:ascii="Arial" w:eastAsia="Times New Roman" w:hAnsi="Arial" w:cs="Arial"/>
          <w:bCs/>
          <w:color w:val="222222"/>
        </w:rPr>
        <w:t>)</w:t>
      </w:r>
    </w:p>
    <w:p w14:paraId="569027AF" w14:textId="77777777" w:rsidR="00361CC0" w:rsidRPr="0096167C" w:rsidRDefault="00361CC0" w:rsidP="00265325">
      <w:pPr>
        <w:pStyle w:val="ColorfulList-Accent11"/>
        <w:numPr>
          <w:ilvl w:val="0"/>
          <w:numId w:val="9"/>
        </w:numPr>
        <w:rPr>
          <w:rFonts w:ascii="Arial" w:eastAsia="Times New Roman" w:hAnsi="Arial" w:cs="Arial"/>
          <w:bCs/>
          <w:color w:val="222222"/>
        </w:rPr>
      </w:pPr>
      <w:r w:rsidRPr="0096167C">
        <w:rPr>
          <w:rFonts w:ascii="Arial" w:eastAsia="Times New Roman" w:hAnsi="Arial" w:cs="Arial"/>
          <w:bCs/>
          <w:color w:val="222222"/>
        </w:rPr>
        <w:t>RF (</w:t>
      </w:r>
      <w:r w:rsidRPr="0096167C">
        <w:rPr>
          <w:rFonts w:ascii="Arial" w:eastAsia="Times New Roman" w:hAnsi="Arial" w:cs="Arial"/>
          <w:bCs/>
          <w:i/>
          <w:color w:val="222222"/>
          <w:lang w:val="en-US"/>
        </w:rPr>
        <w:t>Radio Frequency</w:t>
      </w:r>
      <w:r w:rsidRPr="0096167C">
        <w:rPr>
          <w:rFonts w:ascii="Arial" w:eastAsia="Times New Roman" w:hAnsi="Arial" w:cs="Arial"/>
          <w:bCs/>
          <w:i/>
          <w:color w:val="222222"/>
        </w:rPr>
        <w:t xml:space="preserve"> </w:t>
      </w:r>
      <w:r w:rsidRPr="0096167C">
        <w:rPr>
          <w:rFonts w:ascii="Arial" w:eastAsia="Times New Roman" w:hAnsi="Arial" w:cs="Arial"/>
          <w:bCs/>
          <w:color w:val="222222"/>
        </w:rPr>
        <w:t>ou Radio Frequência)</w:t>
      </w:r>
    </w:p>
    <w:p w14:paraId="734F38DE" w14:textId="77777777" w:rsidR="00366389" w:rsidRPr="00C2411E" w:rsidRDefault="00366389" w:rsidP="00265325">
      <w:pPr>
        <w:pStyle w:val="ColorfulList-Accent11"/>
        <w:numPr>
          <w:ilvl w:val="0"/>
          <w:numId w:val="9"/>
        </w:numPr>
        <w:rPr>
          <w:rFonts w:ascii="Arial" w:eastAsia="Times New Roman" w:hAnsi="Arial" w:cs="Arial"/>
          <w:bCs/>
          <w:color w:val="222222"/>
        </w:rPr>
      </w:pPr>
      <w:r w:rsidRPr="0096167C">
        <w:rPr>
          <w:rFonts w:ascii="Arial" w:eastAsia="Times New Roman" w:hAnsi="Arial" w:cs="Arial"/>
          <w:bCs/>
          <w:color w:val="222222"/>
        </w:rPr>
        <w:t>FT (</w:t>
      </w:r>
      <w:r w:rsidRPr="0096167C">
        <w:rPr>
          <w:rFonts w:ascii="Arial" w:eastAsia="Times New Roman" w:hAnsi="Arial" w:cs="Arial"/>
          <w:bCs/>
          <w:i/>
          <w:color w:val="222222"/>
          <w:lang w:val="en-US"/>
        </w:rPr>
        <w:t xml:space="preserve">Fourier Transform) </w:t>
      </w:r>
    </w:p>
    <w:p w14:paraId="1B6ED3F8" w14:textId="40D6AB20" w:rsidR="00C2411E" w:rsidRDefault="00C2411E" w:rsidP="00265325">
      <w:pPr>
        <w:pStyle w:val="ColorfulList-Accent11"/>
        <w:numPr>
          <w:ilvl w:val="0"/>
          <w:numId w:val="9"/>
        </w:numPr>
        <w:rPr>
          <w:rFonts w:ascii="Arial" w:eastAsia="Times New Roman" w:hAnsi="Arial" w:cs="Arial"/>
          <w:bCs/>
          <w:color w:val="222222"/>
        </w:rPr>
      </w:pPr>
      <w:r>
        <w:rPr>
          <w:rFonts w:ascii="Arial" w:eastAsia="Times New Roman" w:hAnsi="Arial" w:cs="Arial"/>
          <w:bCs/>
          <w:color w:val="222222"/>
        </w:rPr>
        <w:t>ICR (</w:t>
      </w:r>
      <w:r w:rsidRPr="00C2411E">
        <w:rPr>
          <w:rFonts w:ascii="Arial" w:eastAsia="Times New Roman" w:hAnsi="Arial" w:cs="Arial"/>
          <w:bCs/>
          <w:i/>
          <w:color w:val="222222"/>
          <w:lang w:val="en-US"/>
        </w:rPr>
        <w:t>Ion Cyclotron resonance</w:t>
      </w:r>
      <w:r>
        <w:rPr>
          <w:rFonts w:ascii="Arial" w:eastAsia="Times New Roman" w:hAnsi="Arial" w:cs="Arial"/>
          <w:bCs/>
          <w:color w:val="222222"/>
        </w:rPr>
        <w:t>)</w:t>
      </w:r>
    </w:p>
    <w:p w14:paraId="64652E72" w14:textId="18B3CA1F" w:rsidR="00CB66A5" w:rsidRDefault="00CB66A5" w:rsidP="00265325">
      <w:pPr>
        <w:pStyle w:val="ColorfulList-Accent11"/>
        <w:numPr>
          <w:ilvl w:val="0"/>
          <w:numId w:val="9"/>
        </w:numPr>
        <w:rPr>
          <w:rFonts w:ascii="Arial" w:eastAsia="Times New Roman" w:hAnsi="Arial" w:cs="Arial"/>
          <w:bCs/>
          <w:color w:val="222222"/>
        </w:rPr>
      </w:pPr>
      <w:r>
        <w:rPr>
          <w:rFonts w:ascii="Arial" w:eastAsia="Times New Roman" w:hAnsi="Arial" w:cs="Arial"/>
          <w:bCs/>
          <w:color w:val="222222"/>
        </w:rPr>
        <w:t>TP (</w:t>
      </w:r>
      <w:r w:rsidRPr="00CB66A5">
        <w:rPr>
          <w:rFonts w:ascii="Arial" w:eastAsia="Times New Roman" w:hAnsi="Arial" w:cs="Arial"/>
          <w:bCs/>
          <w:i/>
          <w:color w:val="222222"/>
          <w:lang w:val="en-US"/>
        </w:rPr>
        <w:t>True Positive</w:t>
      </w:r>
      <w:r>
        <w:rPr>
          <w:rFonts w:ascii="Arial" w:eastAsia="Times New Roman" w:hAnsi="Arial" w:cs="Arial"/>
          <w:bCs/>
          <w:color w:val="222222"/>
        </w:rPr>
        <w:t>)</w:t>
      </w:r>
    </w:p>
    <w:p w14:paraId="445DC0A8" w14:textId="420761A2" w:rsidR="00CB66A5" w:rsidRDefault="00CB66A5" w:rsidP="00265325">
      <w:pPr>
        <w:pStyle w:val="ColorfulList-Accent11"/>
        <w:numPr>
          <w:ilvl w:val="0"/>
          <w:numId w:val="9"/>
        </w:numPr>
        <w:rPr>
          <w:rFonts w:ascii="Arial" w:eastAsia="Times New Roman" w:hAnsi="Arial" w:cs="Arial"/>
          <w:bCs/>
          <w:color w:val="222222"/>
        </w:rPr>
      </w:pPr>
      <w:r>
        <w:rPr>
          <w:rFonts w:ascii="Arial" w:eastAsia="Times New Roman" w:hAnsi="Arial" w:cs="Arial"/>
          <w:bCs/>
          <w:color w:val="222222"/>
        </w:rPr>
        <w:t>FP (</w:t>
      </w:r>
      <w:r w:rsidRPr="00CB66A5">
        <w:rPr>
          <w:rFonts w:ascii="Arial" w:eastAsia="Times New Roman" w:hAnsi="Arial" w:cs="Arial"/>
          <w:bCs/>
          <w:i/>
          <w:color w:val="222222"/>
          <w:lang w:val="en-US"/>
        </w:rPr>
        <w:t>False Positive</w:t>
      </w:r>
      <w:r>
        <w:rPr>
          <w:rFonts w:ascii="Arial" w:eastAsia="Times New Roman" w:hAnsi="Arial" w:cs="Arial"/>
          <w:bCs/>
          <w:color w:val="222222"/>
        </w:rPr>
        <w:t>)</w:t>
      </w:r>
    </w:p>
    <w:p w14:paraId="5BB4CC1D" w14:textId="20BE4427" w:rsidR="00CB66A5" w:rsidRDefault="00CB66A5" w:rsidP="00265325">
      <w:pPr>
        <w:pStyle w:val="ColorfulList-Accent11"/>
        <w:numPr>
          <w:ilvl w:val="0"/>
          <w:numId w:val="9"/>
        </w:numPr>
        <w:rPr>
          <w:rFonts w:ascii="Arial" w:eastAsia="Times New Roman" w:hAnsi="Arial" w:cs="Arial"/>
          <w:bCs/>
          <w:color w:val="222222"/>
        </w:rPr>
      </w:pPr>
      <w:r>
        <w:rPr>
          <w:rFonts w:ascii="Arial" w:eastAsia="Times New Roman" w:hAnsi="Arial" w:cs="Arial"/>
          <w:bCs/>
          <w:color w:val="222222"/>
        </w:rPr>
        <w:t>TN (</w:t>
      </w:r>
      <w:r w:rsidRPr="00CB66A5">
        <w:rPr>
          <w:rFonts w:ascii="Arial" w:eastAsia="Times New Roman" w:hAnsi="Arial" w:cs="Arial"/>
          <w:bCs/>
          <w:i/>
          <w:color w:val="222222"/>
          <w:lang w:val="en-US"/>
        </w:rPr>
        <w:t>True Negative</w:t>
      </w:r>
      <w:r>
        <w:rPr>
          <w:rFonts w:ascii="Arial" w:eastAsia="Times New Roman" w:hAnsi="Arial" w:cs="Arial"/>
          <w:bCs/>
          <w:color w:val="222222"/>
        </w:rPr>
        <w:t>)</w:t>
      </w:r>
    </w:p>
    <w:p w14:paraId="30394950" w14:textId="3E494796" w:rsidR="00CB66A5" w:rsidRPr="0096167C" w:rsidRDefault="00CB66A5" w:rsidP="00265325">
      <w:pPr>
        <w:pStyle w:val="ColorfulList-Accent11"/>
        <w:numPr>
          <w:ilvl w:val="0"/>
          <w:numId w:val="9"/>
        </w:numPr>
        <w:rPr>
          <w:rFonts w:ascii="Arial" w:eastAsia="Times New Roman" w:hAnsi="Arial" w:cs="Arial"/>
          <w:bCs/>
          <w:color w:val="222222"/>
        </w:rPr>
      </w:pPr>
      <w:r>
        <w:rPr>
          <w:rFonts w:ascii="Arial" w:eastAsia="Times New Roman" w:hAnsi="Arial" w:cs="Arial"/>
          <w:bCs/>
          <w:color w:val="222222"/>
        </w:rPr>
        <w:t>FN (</w:t>
      </w:r>
      <w:r w:rsidRPr="00CB66A5">
        <w:rPr>
          <w:rFonts w:ascii="Arial" w:eastAsia="Times New Roman" w:hAnsi="Arial" w:cs="Arial"/>
          <w:bCs/>
          <w:i/>
          <w:color w:val="222222"/>
          <w:lang w:val="en-US"/>
        </w:rPr>
        <w:t>False Negative</w:t>
      </w:r>
      <w:r>
        <w:rPr>
          <w:rFonts w:ascii="Arial" w:eastAsia="Times New Roman" w:hAnsi="Arial" w:cs="Arial"/>
          <w:bCs/>
          <w:color w:val="222222"/>
        </w:rPr>
        <w:t>)</w:t>
      </w:r>
    </w:p>
    <w:p w14:paraId="414583C0" w14:textId="3913E368" w:rsidR="00E306FA" w:rsidRPr="0096167C" w:rsidRDefault="008E6464" w:rsidP="00244665">
      <w:pPr>
        <w:pStyle w:val="Title"/>
        <w:rPr>
          <w:rFonts w:cs="Arial"/>
        </w:rPr>
      </w:pPr>
      <w:r w:rsidRPr="0096167C">
        <w:rPr>
          <w:rFonts w:cs="Arial"/>
          <w:lang w:val="en-US"/>
        </w:rPr>
        <w:br w:type="page"/>
      </w:r>
      <w:r w:rsidR="00E96176">
        <w:rPr>
          <w:rFonts w:cs="Arial"/>
          <w:noProof/>
          <w:lang w:val="en-US" w:eastAsia="en-US"/>
        </w:rPr>
        <w:lastRenderedPageBreak/>
        <mc:AlternateContent>
          <mc:Choice Requires="wps">
            <w:drawing>
              <wp:anchor distT="0" distB="0" distL="114300" distR="114300" simplePos="0" relativeHeight="251656192" behindDoc="0" locked="0" layoutInCell="0" allowOverlap="1" wp14:anchorId="39D422B8" wp14:editId="3FC664C0">
                <wp:simplePos x="0" y="0"/>
                <wp:positionH relativeFrom="column">
                  <wp:posOffset>5503545</wp:posOffset>
                </wp:positionH>
                <wp:positionV relativeFrom="paragraph">
                  <wp:posOffset>-354330</wp:posOffset>
                </wp:positionV>
                <wp:extent cx="365760" cy="365760"/>
                <wp:effectExtent l="1905" t="1905" r="3810" b="3810"/>
                <wp:wrapNone/>
                <wp:docPr id="16" name="Rectangle 4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3657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74FCD257" id="Rectangle 439" o:spid="_x0000_s1026" style="position:absolute;margin-left:433.35pt;margin-top:-27.9pt;width:28.8pt;height:28.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" o:allowincell="f" stroked="f"/>
            </w:pict>
          </mc:Fallback>
        </mc:AlternateContent>
      </w:r>
      <w:r w:rsidR="00E96176">
        <w:rPr>
          <w:rFonts w:cs="Arial"/>
          <w:noProof/>
          <w:lang w:val="en-US" w:eastAsia="en-US"/>
        </w:rPr>
        <mc:AlternateContent>
          <mc:Choice Requires="wps">
            <w:drawing>
              <wp:anchor distT="0" distB="0" distL="114300" distR="114300" simplePos="0" relativeHeight="251655168" behindDoc="0" locked="0" layoutInCell="0" allowOverlap="1" wp14:anchorId="1A44ADA9" wp14:editId="58517E50">
                <wp:simplePos x="0" y="0"/>
                <wp:positionH relativeFrom="column">
                  <wp:posOffset>5594985</wp:posOffset>
                </wp:positionH>
                <wp:positionV relativeFrom="paragraph">
                  <wp:posOffset>-354330</wp:posOffset>
                </wp:positionV>
                <wp:extent cx="182880" cy="274320"/>
                <wp:effectExtent l="0" t="1905" r="0" b="0"/>
                <wp:wrapNone/>
                <wp:docPr id="15" name="Rectangle 4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66AFBCCA" id="Rectangle 434" o:spid="_x0000_s1026" style="position:absolute;margin-left:440.55pt;margin-top:-27.9pt;width:14.4pt;height:21.6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" o:allowincell="f" stroked="f"/>
            </w:pict>
          </mc:Fallback>
        </mc:AlternateContent>
      </w:r>
      <w:r w:rsidR="00E96176">
        <w:rPr>
          <w:rFonts w:cs="Arial"/>
          <w:noProof/>
          <w:lang w:val="en-US" w:eastAsia="en-US"/>
        </w:rPr>
        <mc:AlternateContent>
          <mc:Choice Requires="wps">
            <w:drawing>
              <wp:anchor distT="0" distB="0" distL="114300" distR="114300" simplePos="0" relativeHeight="251654144" behindDoc="0" locked="0" layoutInCell="0" allowOverlap="1" wp14:anchorId="57C6E471" wp14:editId="5B60AD1F">
                <wp:simplePos x="0" y="0"/>
                <wp:positionH relativeFrom="column">
                  <wp:posOffset>5503545</wp:posOffset>
                </wp:positionH>
                <wp:positionV relativeFrom="paragraph">
                  <wp:posOffset>-704850</wp:posOffset>
                </wp:positionV>
                <wp:extent cx="365760" cy="274320"/>
                <wp:effectExtent l="1905" t="3810" r="3810" b="0"/>
                <wp:wrapNone/>
                <wp:docPr id="14" name="Rectangle 3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0FC9E794" id="Rectangle 359" o:spid="_x0000_s1026" style="position:absolute;margin-left:433.35pt;margin-top:-55.5pt;width:28.8pt;height:21.6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" o:allowincell="f" stroked="f"/>
            </w:pict>
          </mc:Fallback>
        </mc:AlternateContent>
      </w:r>
      <w:bookmarkStart w:id="1" w:name="_Toc129273486"/>
      <w:bookmarkStart w:id="2" w:name="_Toc129341611"/>
      <w:bookmarkStart w:id="3" w:name="_Toc129341767"/>
      <w:bookmarkStart w:id="4" w:name="_Toc129341907"/>
      <w:r w:rsidR="00E306FA" w:rsidRPr="0096167C">
        <w:rPr>
          <w:rFonts w:cs="Arial"/>
        </w:rPr>
        <w:t>RESUMO</w:t>
      </w:r>
      <w:bookmarkEnd w:id="1"/>
      <w:bookmarkEnd w:id="2"/>
      <w:bookmarkEnd w:id="3"/>
      <w:bookmarkEnd w:id="4"/>
    </w:p>
    <w:p w14:paraId="22DC3432" w14:textId="77777777" w:rsidR="00265325" w:rsidRPr="0096167C" w:rsidRDefault="00265325" w:rsidP="00265325">
      <w:pPr>
        <w:rPr>
          <w:rFonts w:cs="Arial"/>
        </w:rPr>
      </w:pPr>
    </w:p>
    <w:p w14:paraId="74CB14AA" w14:textId="77777777" w:rsidR="005F38B3" w:rsidRPr="0096167C" w:rsidRDefault="005F38B3" w:rsidP="00244665">
      <w:pPr>
        <w:pStyle w:val="AbstractNormal"/>
        <w:rPr>
          <w:rFonts w:cs="Arial"/>
        </w:rPr>
      </w:pPr>
      <w:r w:rsidRPr="0096167C">
        <w:rPr>
          <w:rFonts w:cs="Arial"/>
        </w:rPr>
        <w:t>Este tra</w:t>
      </w:r>
      <w:r w:rsidR="008C70CD" w:rsidRPr="0096167C">
        <w:rPr>
          <w:rFonts w:cs="Arial"/>
        </w:rPr>
        <w:t xml:space="preserve">balho tem como objetivo prático </w:t>
      </w:r>
      <w:r w:rsidRPr="0096167C">
        <w:rPr>
          <w:rFonts w:cs="Arial"/>
        </w:rPr>
        <w:t xml:space="preserve">simplificar a análise de dados de espectrometria de massas utilizando técnicas de inteligência artificial, processamento de dados, extração de características e análise estatística; proporcionando ao usuário </w:t>
      </w:r>
      <w:r w:rsidR="002C3E74" w:rsidRPr="0096167C">
        <w:rPr>
          <w:rFonts w:cs="Arial"/>
        </w:rPr>
        <w:t xml:space="preserve">a possibilidade de </w:t>
      </w:r>
      <w:r w:rsidRPr="0096167C">
        <w:rPr>
          <w:rFonts w:cs="Arial"/>
        </w:rPr>
        <w:t xml:space="preserve">extrair características e </w:t>
      </w:r>
      <w:r w:rsidR="002C3E74" w:rsidRPr="0096167C">
        <w:rPr>
          <w:rFonts w:cs="Arial"/>
        </w:rPr>
        <w:t xml:space="preserve">classificar </w:t>
      </w:r>
      <w:r w:rsidRPr="0096167C">
        <w:rPr>
          <w:rFonts w:cs="Arial"/>
        </w:rPr>
        <w:t xml:space="preserve"> dados de espectrometria de massas. Os objetivos específicos deste trabalho são definidos da seguinte forma: </w:t>
      </w:r>
    </w:p>
    <w:p w14:paraId="2DE4A7EF" w14:textId="221EDFB8" w:rsidR="005F38B3" w:rsidRPr="0096167C" w:rsidRDefault="00BF54E3" w:rsidP="00244665">
      <w:pPr>
        <w:pStyle w:val="AbstractNormal"/>
        <w:numPr>
          <w:ilvl w:val="0"/>
          <w:numId w:val="20"/>
        </w:numPr>
        <w:rPr>
          <w:rFonts w:cs="Arial"/>
        </w:rPr>
      </w:pPr>
      <w:r w:rsidRPr="0096167C">
        <w:rPr>
          <w:rFonts w:cs="Arial"/>
        </w:rPr>
        <w:t>Construir uma biblioteca</w:t>
      </w:r>
      <w:r w:rsidR="009D6A1F" w:rsidRPr="0096167C">
        <w:rPr>
          <w:rFonts w:cs="Arial"/>
        </w:rPr>
        <w:t xml:space="preserve"> de análise de dados de espectrometria de massas usando MATLAB</w:t>
      </w:r>
      <w:r w:rsidR="005F38B3" w:rsidRPr="0096167C">
        <w:rPr>
          <w:rFonts w:cs="Arial"/>
        </w:rPr>
        <w:t>.</w:t>
      </w:r>
    </w:p>
    <w:p w14:paraId="380B3E23" w14:textId="77777777" w:rsidR="005F38B3" w:rsidRPr="0096167C" w:rsidRDefault="005F38B3" w:rsidP="00244665">
      <w:pPr>
        <w:pStyle w:val="AbstractNormal"/>
        <w:numPr>
          <w:ilvl w:val="0"/>
          <w:numId w:val="20"/>
        </w:numPr>
        <w:rPr>
          <w:rFonts w:cs="Arial"/>
        </w:rPr>
      </w:pPr>
      <w:r w:rsidRPr="0096167C">
        <w:rPr>
          <w:rFonts w:cs="Arial"/>
        </w:rPr>
        <w:t>Desenvolver uma interface utilizando a biblioteca de funções previamente desenvolvida.</w:t>
      </w:r>
    </w:p>
    <w:p w14:paraId="225B950A" w14:textId="77777777" w:rsidR="005F38B3" w:rsidRPr="0096167C" w:rsidRDefault="005F38B3" w:rsidP="00244665">
      <w:pPr>
        <w:pStyle w:val="AbstractNormal"/>
        <w:numPr>
          <w:ilvl w:val="0"/>
          <w:numId w:val="20"/>
        </w:numPr>
        <w:rPr>
          <w:rFonts w:cs="Arial"/>
        </w:rPr>
      </w:pPr>
      <w:r w:rsidRPr="0096167C">
        <w:rPr>
          <w:rFonts w:cs="Arial"/>
        </w:rPr>
        <w:t xml:space="preserve">Realizar testes com dados </w:t>
      </w:r>
      <w:r w:rsidR="006E20F1" w:rsidRPr="0096167C">
        <w:rPr>
          <w:rFonts w:cs="Arial"/>
        </w:rPr>
        <w:t>diversos dados públicos comprovando aplicabilidade</w:t>
      </w:r>
      <w:r w:rsidR="00D157B9" w:rsidRPr="0096167C">
        <w:rPr>
          <w:rFonts w:cs="Arial"/>
        </w:rPr>
        <w:t xml:space="preserve"> da té</w:t>
      </w:r>
      <w:r w:rsidR="0098623A" w:rsidRPr="0096167C">
        <w:rPr>
          <w:rFonts w:cs="Arial"/>
        </w:rPr>
        <w:t xml:space="preserve">cnica em diferentes </w:t>
      </w:r>
      <w:r w:rsidR="00E042BE" w:rsidRPr="0096167C">
        <w:rPr>
          <w:rFonts w:cs="Arial"/>
        </w:rPr>
        <w:t>tipos de</w:t>
      </w:r>
      <w:r w:rsidR="00FF7C55" w:rsidRPr="0096167C">
        <w:rPr>
          <w:rFonts w:cs="Arial"/>
        </w:rPr>
        <w:t xml:space="preserve"> </w:t>
      </w:r>
      <w:r w:rsidR="00C62832" w:rsidRPr="0096167C">
        <w:rPr>
          <w:rFonts w:cs="Arial"/>
        </w:rPr>
        <w:t>dados de espectrômetros</w:t>
      </w:r>
      <w:r w:rsidRPr="0096167C">
        <w:rPr>
          <w:rFonts w:cs="Arial"/>
        </w:rPr>
        <w:t>.</w:t>
      </w:r>
    </w:p>
    <w:p w14:paraId="2E716FAF" w14:textId="77777777" w:rsidR="005F38B3" w:rsidRPr="0096167C" w:rsidRDefault="005F38B3" w:rsidP="00244665">
      <w:pPr>
        <w:pStyle w:val="AbstractNormal"/>
        <w:numPr>
          <w:ilvl w:val="0"/>
          <w:numId w:val="20"/>
        </w:numPr>
        <w:rPr>
          <w:rFonts w:cs="Arial"/>
        </w:rPr>
      </w:pPr>
      <w:r w:rsidRPr="0096167C">
        <w:rPr>
          <w:rFonts w:cs="Arial"/>
        </w:rPr>
        <w:t>Realizar a publicação da ferramenta desenvolvida em forma de artigo científico.</w:t>
      </w:r>
    </w:p>
    <w:p w14:paraId="50D65840" w14:textId="77777777" w:rsidR="005F38B3" w:rsidRPr="0096167C" w:rsidRDefault="005F38B3" w:rsidP="00244665">
      <w:pPr>
        <w:pStyle w:val="AbstractNormal"/>
        <w:numPr>
          <w:ilvl w:val="0"/>
          <w:numId w:val="20"/>
        </w:numPr>
        <w:rPr>
          <w:rFonts w:cs="Arial"/>
        </w:rPr>
      </w:pPr>
      <w:r w:rsidRPr="0096167C">
        <w:rPr>
          <w:rFonts w:cs="Arial"/>
        </w:rPr>
        <w:t xml:space="preserve">Distribuir o código da ferramenta de forma livre utilizando </w:t>
      </w:r>
      <w:r w:rsidR="00686198" w:rsidRPr="0096167C">
        <w:rPr>
          <w:rFonts w:cs="Arial"/>
        </w:rPr>
        <w:t xml:space="preserve">o </w:t>
      </w:r>
      <w:r w:rsidRPr="0096167C">
        <w:rPr>
          <w:rFonts w:cs="Arial"/>
        </w:rPr>
        <w:t>repositório de códigos públicos</w:t>
      </w:r>
      <w:r w:rsidR="00D654E4" w:rsidRPr="0096167C">
        <w:rPr>
          <w:rFonts w:cs="Arial"/>
        </w:rPr>
        <w:t xml:space="preserve"> como</w:t>
      </w:r>
      <w:r w:rsidRPr="0096167C">
        <w:rPr>
          <w:rFonts w:cs="Arial"/>
        </w:rPr>
        <w:t xml:space="preserve"> centro de distribuição e manutenção da ferramenta.</w:t>
      </w:r>
    </w:p>
    <w:p w14:paraId="4A047A9F" w14:textId="77777777" w:rsidR="005F38B3" w:rsidRPr="0096167C" w:rsidRDefault="005F38B3" w:rsidP="00244665">
      <w:pPr>
        <w:pStyle w:val="AbstractNormal"/>
        <w:rPr>
          <w:rFonts w:cs="Arial"/>
        </w:rPr>
      </w:pPr>
    </w:p>
    <w:p w14:paraId="587D66AC" w14:textId="2C0800C2" w:rsidR="0047603C" w:rsidRPr="0096167C" w:rsidRDefault="00B5011C" w:rsidP="0047603C">
      <w:pPr>
        <w:pStyle w:val="AbstractNormal"/>
        <w:rPr>
          <w:rFonts w:cs="Arial"/>
        </w:rPr>
      </w:pPr>
      <w:r w:rsidRPr="006C0031">
        <w:rPr>
          <w:rFonts w:cs="Arial"/>
        </w:rPr>
        <w:t>Em</w:t>
      </w:r>
      <w:r w:rsidR="00D12C38" w:rsidRPr="006C0031">
        <w:rPr>
          <w:rFonts w:cs="Arial"/>
        </w:rPr>
        <w:t xml:space="preserve"> </w:t>
      </w:r>
      <w:r w:rsidR="007C3F5E" w:rsidRPr="006C0031">
        <w:rPr>
          <w:rFonts w:cs="Arial"/>
        </w:rPr>
        <w:t>problemas</w:t>
      </w:r>
      <w:r w:rsidR="00937D5E" w:rsidRPr="006C0031">
        <w:rPr>
          <w:rFonts w:cs="Arial"/>
        </w:rPr>
        <w:t xml:space="preserve"> </w:t>
      </w:r>
      <w:r w:rsidR="008E29E1" w:rsidRPr="006C0031">
        <w:rPr>
          <w:rFonts w:cs="Arial"/>
        </w:rPr>
        <w:t>de</w:t>
      </w:r>
      <w:r w:rsidR="00937D5E" w:rsidRPr="006C0031">
        <w:rPr>
          <w:rFonts w:cs="Arial"/>
        </w:rPr>
        <w:t xml:space="preserve"> aprendizagem de máquina</w:t>
      </w:r>
      <w:r w:rsidR="007C3F5E" w:rsidRPr="006C0031">
        <w:rPr>
          <w:rFonts w:cs="Arial"/>
        </w:rPr>
        <w:t>, os quais envolve</w:t>
      </w:r>
      <w:r w:rsidR="00D51815" w:rsidRPr="006C0031">
        <w:rPr>
          <w:rFonts w:cs="Arial"/>
        </w:rPr>
        <w:t>m</w:t>
      </w:r>
      <w:r w:rsidR="007C3F5E" w:rsidRPr="006C0031">
        <w:rPr>
          <w:rFonts w:cs="Arial"/>
        </w:rPr>
        <w:t xml:space="preserve"> muitas </w:t>
      </w:r>
      <w:r w:rsidR="00A05302" w:rsidRPr="006C0031">
        <w:rPr>
          <w:rFonts w:cs="Arial"/>
        </w:rPr>
        <w:t xml:space="preserve">variáveis, exigem etapas de </w:t>
      </w:r>
      <w:r w:rsidR="00DD681D" w:rsidRPr="006C0031">
        <w:rPr>
          <w:rFonts w:cs="Arial"/>
        </w:rPr>
        <w:t>pré-</w:t>
      </w:r>
      <w:r w:rsidR="00A05302" w:rsidRPr="006C0031">
        <w:rPr>
          <w:rFonts w:cs="Arial"/>
        </w:rPr>
        <w:t xml:space="preserve">processamento </w:t>
      </w:r>
      <w:r w:rsidR="006E0324" w:rsidRPr="006C0031">
        <w:rPr>
          <w:rFonts w:cs="Arial"/>
        </w:rPr>
        <w:t>para</w:t>
      </w:r>
      <w:r w:rsidR="00511217" w:rsidRPr="006C0031">
        <w:rPr>
          <w:rFonts w:cs="Arial"/>
        </w:rPr>
        <w:t xml:space="preserve"> </w:t>
      </w:r>
      <w:r w:rsidR="008468A4" w:rsidRPr="006C0031">
        <w:rPr>
          <w:rFonts w:cs="Arial"/>
        </w:rPr>
        <w:t>extrair</w:t>
      </w:r>
      <w:r w:rsidR="00A05302" w:rsidRPr="006C0031">
        <w:rPr>
          <w:rFonts w:cs="Arial"/>
        </w:rPr>
        <w:t xml:space="preserve"> </w:t>
      </w:r>
      <w:r w:rsidR="000C25A1" w:rsidRPr="006C0031">
        <w:rPr>
          <w:rFonts w:cs="Arial"/>
        </w:rPr>
        <w:t>dados que caracterizem</w:t>
      </w:r>
      <w:r w:rsidR="00BC07EC" w:rsidRPr="006C0031">
        <w:rPr>
          <w:rFonts w:cs="Arial"/>
        </w:rPr>
        <w:t xml:space="preserve"> um conjunto de dados</w:t>
      </w:r>
      <w:r w:rsidR="00964D74" w:rsidRPr="006C0031">
        <w:rPr>
          <w:rFonts w:cs="Arial"/>
        </w:rPr>
        <w:t>. Os dados de espectrometria de massas, chamados espectros</w:t>
      </w:r>
      <w:r w:rsidR="004B64AA" w:rsidRPr="006C0031">
        <w:rPr>
          <w:rFonts w:cs="Arial"/>
        </w:rPr>
        <w:t xml:space="preserve"> de massa/carga</w:t>
      </w:r>
      <w:r w:rsidR="00964D74" w:rsidRPr="006C0031">
        <w:rPr>
          <w:rFonts w:cs="Arial"/>
        </w:rPr>
        <w:t xml:space="preserve">, pertencem à esta classe de problemas </w:t>
      </w:r>
      <w:r w:rsidR="00B706FB" w:rsidRPr="006C0031">
        <w:rPr>
          <w:rFonts w:cs="Arial"/>
        </w:rPr>
        <w:t>com muitas variáveis</w:t>
      </w:r>
      <w:r w:rsidR="00CF3CC8" w:rsidRPr="006C0031">
        <w:rPr>
          <w:rFonts w:cs="Arial"/>
        </w:rPr>
        <w:t>.</w:t>
      </w:r>
      <w:r w:rsidR="004F4599" w:rsidRPr="006C0031">
        <w:rPr>
          <w:rFonts w:cs="Arial"/>
        </w:rPr>
        <w:t xml:space="preserve"> </w:t>
      </w:r>
      <w:r w:rsidR="006836B8" w:rsidRPr="006C0031">
        <w:rPr>
          <w:rFonts w:cs="Arial"/>
        </w:rPr>
        <w:t>E</w:t>
      </w:r>
      <w:r w:rsidR="004F4599" w:rsidRPr="006C0031">
        <w:rPr>
          <w:rFonts w:cs="Arial"/>
        </w:rPr>
        <w:t>stratégias como redução de ruídos</w:t>
      </w:r>
      <w:r w:rsidR="00842BBE" w:rsidRPr="006C0031">
        <w:rPr>
          <w:rFonts w:cs="Arial"/>
        </w:rPr>
        <w:t>,</w:t>
      </w:r>
      <w:r w:rsidR="004F4599" w:rsidRPr="006C0031">
        <w:rPr>
          <w:rFonts w:cs="Arial"/>
        </w:rPr>
        <w:t xml:space="preserve"> </w:t>
      </w:r>
      <w:r w:rsidR="00993F08" w:rsidRPr="006C0031">
        <w:rPr>
          <w:rFonts w:cs="Arial"/>
        </w:rPr>
        <w:t xml:space="preserve">redução de linha de base </w:t>
      </w:r>
      <w:r w:rsidR="00E554A0" w:rsidRPr="006C0031">
        <w:rPr>
          <w:rFonts w:cs="Arial"/>
        </w:rPr>
        <w:t>é</w:t>
      </w:r>
      <w:r w:rsidR="004F4599" w:rsidRPr="006C0031">
        <w:rPr>
          <w:rFonts w:cs="Arial"/>
        </w:rPr>
        <w:t xml:space="preserve"> normalmente utilizadas</w:t>
      </w:r>
      <w:r w:rsidR="009C44A0" w:rsidRPr="006C0031">
        <w:rPr>
          <w:rFonts w:cs="Arial"/>
        </w:rPr>
        <w:t xml:space="preserve"> durante a etapa de pré-processamento</w:t>
      </w:r>
      <w:r w:rsidR="003044FF" w:rsidRPr="006C0031">
        <w:rPr>
          <w:rFonts w:cs="Arial"/>
        </w:rPr>
        <w:t xml:space="preserve"> para melhorar extração de características</w:t>
      </w:r>
      <w:r w:rsidR="005307A4" w:rsidRPr="006C0031">
        <w:rPr>
          <w:rFonts w:cs="Arial"/>
        </w:rPr>
        <w:t xml:space="preserve"> em </w:t>
      </w:r>
      <w:r w:rsidR="0047136D" w:rsidRPr="006C0031">
        <w:rPr>
          <w:rFonts w:cs="Arial"/>
        </w:rPr>
        <w:t>espectro de massas</w:t>
      </w:r>
      <w:r w:rsidR="004F4599" w:rsidRPr="006C0031">
        <w:rPr>
          <w:rFonts w:cs="Arial"/>
        </w:rPr>
        <w:t xml:space="preserve">. A abordagem utilizada neste trabalho vai além das técnicas convencionais </w:t>
      </w:r>
      <w:r w:rsidR="00C72F3D" w:rsidRPr="006C0031">
        <w:rPr>
          <w:rFonts w:cs="Arial"/>
        </w:rPr>
        <w:t>de aprendizagem de maquina supervisionadas</w:t>
      </w:r>
      <w:r w:rsidR="00F15A9B" w:rsidRPr="006C0031">
        <w:rPr>
          <w:rFonts w:cs="Arial"/>
        </w:rPr>
        <w:t>. U</w:t>
      </w:r>
      <w:r w:rsidR="004F4599" w:rsidRPr="006C0031">
        <w:rPr>
          <w:rFonts w:cs="Arial"/>
        </w:rPr>
        <w:t xml:space="preserve">tilizamos algoritmos genéticos </w:t>
      </w:r>
      <w:r w:rsidR="007B4167" w:rsidRPr="006C0031">
        <w:rPr>
          <w:rFonts w:cs="Arial"/>
        </w:rPr>
        <w:t xml:space="preserve">(AG) </w:t>
      </w:r>
      <w:r w:rsidR="004F4599" w:rsidRPr="006C0031">
        <w:rPr>
          <w:rFonts w:cs="Arial"/>
        </w:rPr>
        <w:t>para gerar novas características</w:t>
      </w:r>
      <w:r w:rsidR="00E554A0" w:rsidRPr="006C0031">
        <w:rPr>
          <w:rFonts w:cs="Arial"/>
        </w:rPr>
        <w:t xml:space="preserve"> a partir dos espectros. Durante a extração de características usamos a correlação como medida de</w:t>
      </w:r>
      <w:r w:rsidR="0047603C" w:rsidRPr="006C0031">
        <w:rPr>
          <w:rFonts w:cs="Arial"/>
        </w:rPr>
        <w:t xml:space="preserve"> performance; durante cada ciclo do processo de extração de característica é medido a correlação das características geradas com as classes dos dados de espectrometria. A</w:t>
      </w:r>
      <w:r w:rsidR="00104BB4" w:rsidRPr="006C0031">
        <w:rPr>
          <w:rFonts w:cs="Arial"/>
        </w:rPr>
        <w:t xml:space="preserve"> </w:t>
      </w:r>
      <w:r w:rsidR="005002A5" w:rsidRPr="006C0031">
        <w:rPr>
          <w:rFonts w:cs="Arial"/>
        </w:rPr>
        <w:t>utilização d</w:t>
      </w:r>
      <w:r w:rsidR="002C630E" w:rsidRPr="006C0031">
        <w:rPr>
          <w:rFonts w:cs="Arial"/>
        </w:rPr>
        <w:t>o</w:t>
      </w:r>
      <w:r w:rsidR="005002A5" w:rsidRPr="006C0031">
        <w:rPr>
          <w:rFonts w:cs="Arial"/>
        </w:rPr>
        <w:t xml:space="preserve"> AG</w:t>
      </w:r>
      <w:r w:rsidR="00104BB4" w:rsidRPr="006C0031">
        <w:rPr>
          <w:rFonts w:cs="Arial"/>
        </w:rPr>
        <w:t xml:space="preserve"> </w:t>
      </w:r>
      <w:r w:rsidR="002C630E" w:rsidRPr="006C0031">
        <w:rPr>
          <w:rFonts w:cs="Arial"/>
        </w:rPr>
        <w:t xml:space="preserve">e da correlação </w:t>
      </w:r>
      <w:r w:rsidR="00104BB4" w:rsidRPr="006C0031">
        <w:rPr>
          <w:rFonts w:cs="Arial"/>
        </w:rPr>
        <w:t xml:space="preserve">abstrai a necessidade de uma análise </w:t>
      </w:r>
      <w:r w:rsidR="002D4CD3" w:rsidRPr="006C0031">
        <w:rPr>
          <w:rFonts w:cs="Arial"/>
        </w:rPr>
        <w:t>pico a</w:t>
      </w:r>
      <w:r w:rsidR="00104BB4" w:rsidRPr="006C0031">
        <w:rPr>
          <w:rFonts w:cs="Arial"/>
        </w:rPr>
        <w:t xml:space="preserve"> </w:t>
      </w:r>
      <w:r w:rsidR="002E167A" w:rsidRPr="006C0031">
        <w:rPr>
          <w:rFonts w:cs="Arial"/>
        </w:rPr>
        <w:t>pico</w:t>
      </w:r>
      <w:r w:rsidR="00104BB4" w:rsidRPr="006C0031">
        <w:rPr>
          <w:rFonts w:cs="Arial"/>
        </w:rPr>
        <w:t xml:space="preserve"> permitindo que o processo seja aplicado em </w:t>
      </w:r>
      <w:r w:rsidR="00841B6F" w:rsidRPr="006C0031">
        <w:rPr>
          <w:rFonts w:cs="Arial"/>
        </w:rPr>
        <w:t>diversos</w:t>
      </w:r>
      <w:r w:rsidR="000F1FAD" w:rsidRPr="006C0031">
        <w:rPr>
          <w:rFonts w:cs="Arial"/>
        </w:rPr>
        <w:t xml:space="preserve"> tipos de dados</w:t>
      </w:r>
      <w:r w:rsidR="009D21FC" w:rsidRPr="006C0031">
        <w:rPr>
          <w:rFonts w:cs="Arial"/>
        </w:rPr>
        <w:t xml:space="preserve"> </w:t>
      </w:r>
      <w:r w:rsidR="001762A2" w:rsidRPr="006C0031">
        <w:rPr>
          <w:rFonts w:cs="Arial"/>
        </w:rPr>
        <w:t xml:space="preserve">de </w:t>
      </w:r>
      <w:r w:rsidR="00672FA6" w:rsidRPr="006C0031">
        <w:rPr>
          <w:rFonts w:cs="Arial"/>
        </w:rPr>
        <w:t>espectrometria</w:t>
      </w:r>
      <w:r w:rsidR="000F1FAD" w:rsidRPr="006C0031">
        <w:rPr>
          <w:rFonts w:cs="Arial"/>
        </w:rPr>
        <w:t xml:space="preserve"> de massas</w:t>
      </w:r>
      <w:r w:rsidR="008B3241" w:rsidRPr="006C0031">
        <w:rPr>
          <w:rFonts w:cs="Arial"/>
        </w:rPr>
        <w:t>.</w:t>
      </w:r>
      <w:r w:rsidR="008B3241" w:rsidRPr="0096167C">
        <w:rPr>
          <w:rFonts w:cs="Arial"/>
        </w:rPr>
        <w:t xml:space="preserve"> </w:t>
      </w:r>
      <w:r w:rsidR="00257094">
        <w:rPr>
          <w:rFonts w:cs="Arial"/>
        </w:rPr>
        <w:t>T</w:t>
      </w:r>
      <w:r w:rsidR="0047603C" w:rsidRPr="0096167C">
        <w:rPr>
          <w:rFonts w:cs="Arial"/>
        </w:rPr>
        <w:t xml:space="preserve">estes de comparação entre microrganismos foram bastante representativos, </w:t>
      </w:r>
      <w:r w:rsidR="009E3B60">
        <w:rPr>
          <w:rFonts w:cs="Arial"/>
        </w:rPr>
        <w:t>usando uma rede</w:t>
      </w:r>
      <w:r w:rsidR="00EA5135">
        <w:rPr>
          <w:rFonts w:cs="Arial"/>
        </w:rPr>
        <w:t xml:space="preserve"> neural</w:t>
      </w:r>
      <w:r w:rsidR="009E3B60">
        <w:rPr>
          <w:rFonts w:cs="Arial"/>
        </w:rPr>
        <w:t xml:space="preserve"> </w:t>
      </w:r>
      <w:r w:rsidR="009E3B60" w:rsidRPr="00242DD5">
        <w:rPr>
          <w:rFonts w:cs="Arial"/>
          <w:i/>
          <w:lang w:val="en-US"/>
        </w:rPr>
        <w:t>Multilayer Perceptron</w:t>
      </w:r>
      <w:r w:rsidR="009E3B60">
        <w:rPr>
          <w:rFonts w:cs="Arial"/>
        </w:rPr>
        <w:t xml:space="preserve"> (MLP) foi possível alcançar</w:t>
      </w:r>
      <w:r w:rsidR="0047603C" w:rsidRPr="0096167C">
        <w:rPr>
          <w:rFonts w:cs="Arial"/>
        </w:rPr>
        <w:t xml:space="preserve"> entre </w:t>
      </w:r>
      <w:r w:rsidR="0047603C">
        <w:rPr>
          <w:rFonts w:cs="Arial"/>
        </w:rPr>
        <w:t>89-</w:t>
      </w:r>
      <w:r w:rsidR="00BC636F">
        <w:rPr>
          <w:rFonts w:cs="Arial"/>
        </w:rPr>
        <w:t>100%</w:t>
      </w:r>
      <w:r w:rsidR="009E3B60">
        <w:rPr>
          <w:rFonts w:cs="Arial"/>
        </w:rPr>
        <w:t xml:space="preserve"> de precisão classificando dados de Aeromonas</w:t>
      </w:r>
      <w:r w:rsidR="00BC636F">
        <w:rPr>
          <w:rFonts w:cs="Arial"/>
        </w:rPr>
        <w:t>.</w:t>
      </w:r>
    </w:p>
    <w:p w14:paraId="399B37D2" w14:textId="77777777" w:rsidR="006F75B5" w:rsidRPr="0096167C" w:rsidRDefault="006F75B5" w:rsidP="00244665">
      <w:pPr>
        <w:pStyle w:val="AbstractNormal"/>
        <w:rPr>
          <w:rFonts w:cs="Arial"/>
        </w:rPr>
      </w:pPr>
    </w:p>
    <w:p w14:paraId="12B94B7C" w14:textId="77777777" w:rsidR="006F75B5" w:rsidRPr="0096167C" w:rsidRDefault="006F75B5" w:rsidP="00244665">
      <w:pPr>
        <w:pStyle w:val="AbstractNormal"/>
        <w:rPr>
          <w:rFonts w:cs="Arial"/>
        </w:rPr>
      </w:pPr>
      <w:r w:rsidRPr="0096167C">
        <w:rPr>
          <w:rFonts w:cs="Arial"/>
        </w:rPr>
        <w:t xml:space="preserve">Concluímos que a aplicação das técnicas apresentadas neste trabalho podem ser aplicadas de forma genérica </w:t>
      </w:r>
      <w:r w:rsidR="00122AF6" w:rsidRPr="0096167C">
        <w:rPr>
          <w:rFonts w:cs="Arial"/>
        </w:rPr>
        <w:t>possibilitando trabalhos futuros</w:t>
      </w:r>
      <w:r w:rsidR="00DF3392" w:rsidRPr="0096167C">
        <w:rPr>
          <w:rFonts w:cs="Arial"/>
        </w:rPr>
        <w:t xml:space="preserve"> em diversas á</w:t>
      </w:r>
      <w:r w:rsidR="006E2C0D" w:rsidRPr="0096167C">
        <w:rPr>
          <w:rFonts w:cs="Arial"/>
        </w:rPr>
        <w:t>reas d</w:t>
      </w:r>
      <w:r w:rsidR="0049085C" w:rsidRPr="0096167C">
        <w:rPr>
          <w:rFonts w:cs="Arial"/>
        </w:rPr>
        <w:t>e</w:t>
      </w:r>
      <w:r w:rsidR="006E2C0D" w:rsidRPr="0096167C">
        <w:rPr>
          <w:rFonts w:cs="Arial"/>
        </w:rPr>
        <w:t xml:space="preserve"> estudo</w:t>
      </w:r>
      <w:r w:rsidR="0049085C" w:rsidRPr="0096167C">
        <w:rPr>
          <w:rFonts w:cs="Arial"/>
        </w:rPr>
        <w:t xml:space="preserve"> utilizando espectrometria de massas</w:t>
      </w:r>
      <w:r w:rsidR="00D07D0F" w:rsidRPr="0096167C">
        <w:rPr>
          <w:rFonts w:cs="Arial"/>
        </w:rPr>
        <w:t xml:space="preserve"> como classificação de padrão de fragmentação de peptídeos</w:t>
      </w:r>
      <w:r w:rsidR="00F06E77" w:rsidRPr="0096167C">
        <w:rPr>
          <w:rFonts w:cs="Arial"/>
        </w:rPr>
        <w:t>.</w:t>
      </w:r>
    </w:p>
    <w:p w14:paraId="69917F81" w14:textId="77777777" w:rsidR="005F38B3" w:rsidRPr="0096167C" w:rsidRDefault="005F38B3" w:rsidP="00244665">
      <w:pPr>
        <w:pStyle w:val="AbstractNormal"/>
        <w:rPr>
          <w:rFonts w:cs="Arial"/>
        </w:rPr>
      </w:pPr>
    </w:p>
    <w:p w14:paraId="0DD55F31" w14:textId="77777777" w:rsidR="00934C5D" w:rsidRPr="0096167C" w:rsidRDefault="005F38B3" w:rsidP="00244665">
      <w:pPr>
        <w:pStyle w:val="AbstractNormal"/>
        <w:rPr>
          <w:rFonts w:cs="Arial"/>
        </w:rPr>
      </w:pPr>
      <w:r w:rsidRPr="0096167C">
        <w:rPr>
          <w:rFonts w:cs="Arial"/>
        </w:rPr>
        <w:t>Palavras Chave: Inteligência Artificial, Espectrometria de Massas, Processamento de dados</w:t>
      </w:r>
      <w:r w:rsidR="00504FEF" w:rsidRPr="0096167C">
        <w:rPr>
          <w:rFonts w:cs="Arial"/>
        </w:rPr>
        <w:t>, MS-ML</w:t>
      </w:r>
      <w:r w:rsidR="004B64AA" w:rsidRPr="0096167C">
        <w:rPr>
          <w:rFonts w:cs="Arial"/>
        </w:rPr>
        <w:t xml:space="preserve"> Studio</w:t>
      </w:r>
      <w:r w:rsidRPr="0096167C">
        <w:rPr>
          <w:rFonts w:cs="Arial"/>
        </w:rPr>
        <w:t>.</w:t>
      </w:r>
      <w:r w:rsidR="00934C5D" w:rsidRPr="0096167C">
        <w:rPr>
          <w:rFonts w:cs="Arial"/>
        </w:rPr>
        <w:t xml:space="preserve"> </w:t>
      </w:r>
    </w:p>
    <w:p w14:paraId="4DB1A0C9" w14:textId="0AFCF3AC" w:rsidR="00CB437E" w:rsidRPr="0096167C" w:rsidRDefault="00934C5D" w:rsidP="00244665">
      <w:pPr>
        <w:pStyle w:val="Title"/>
        <w:rPr>
          <w:rFonts w:cs="Arial"/>
          <w:lang w:val="en-US"/>
        </w:rPr>
      </w:pPr>
      <w:r w:rsidRPr="00FD6A63">
        <w:rPr>
          <w:rFonts w:cs="Arial"/>
          <w:noProof/>
          <w:lang w:val="en-US"/>
        </w:rPr>
        <w:br w:type="column"/>
      </w:r>
      <w:r w:rsidR="00E96176">
        <w:rPr>
          <w:rFonts w:cs="Arial"/>
          <w:noProof/>
          <w:lang w:val="en-US" w:eastAsia="en-US"/>
        </w:rPr>
        <w:lastRenderedPageBreak/>
        <mc:AlternateContent>
          <mc:Choice Requires="wps">
            <w:drawing>
              <wp:anchor distT="0" distB="0" distL="114300" distR="114300" simplePos="0" relativeHeight="251661312" behindDoc="0" locked="0" layoutInCell="0" allowOverlap="1" wp14:anchorId="043697CC" wp14:editId="68C28F36">
                <wp:simplePos x="0" y="0"/>
                <wp:positionH relativeFrom="column">
                  <wp:posOffset>5503545</wp:posOffset>
                </wp:positionH>
                <wp:positionV relativeFrom="paragraph">
                  <wp:posOffset>-354330</wp:posOffset>
                </wp:positionV>
                <wp:extent cx="365760" cy="365760"/>
                <wp:effectExtent l="1905" t="1905" r="3810" b="3810"/>
                <wp:wrapNone/>
                <wp:docPr id="13" name="Rectangle 6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3657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3CC8AC35" id="Rectangle 662" o:spid="_x0000_s1026" style="position:absolute;margin-left:433.35pt;margin-top:-27.9pt;width:28.8pt;height:28.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" o:allowincell="f" stroked="f"/>
            </w:pict>
          </mc:Fallback>
        </mc:AlternateContent>
      </w:r>
      <w:r w:rsidR="00E96176">
        <w:rPr>
          <w:rFonts w:cs="Arial"/>
          <w:noProof/>
          <w:lang w:val="en-US" w:eastAsia="en-US"/>
        </w:rPr>
        <mc:AlternateContent>
          <mc:Choice Requires="wps">
            <w:drawing>
              <wp:anchor distT="0" distB="0" distL="114300" distR="114300" simplePos="0" relativeHeight="251660288" behindDoc="0" locked="0" layoutInCell="0" allowOverlap="1" wp14:anchorId="3D6A314B" wp14:editId="14D846AD">
                <wp:simplePos x="0" y="0"/>
                <wp:positionH relativeFrom="column">
                  <wp:posOffset>5594985</wp:posOffset>
                </wp:positionH>
                <wp:positionV relativeFrom="paragraph">
                  <wp:posOffset>-354330</wp:posOffset>
                </wp:positionV>
                <wp:extent cx="182880" cy="274320"/>
                <wp:effectExtent l="0" t="1905" r="0" b="0"/>
                <wp:wrapNone/>
                <wp:docPr id="12" name="Rectangle 6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5F05F181" id="Rectangle 661" o:spid="_x0000_s1026" style="position:absolute;margin-left:440.55pt;margin-top:-27.9pt;width:14.4pt;height:21.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" o:allowincell="f" stroked="f"/>
            </w:pict>
          </mc:Fallback>
        </mc:AlternateContent>
      </w:r>
      <w:r w:rsidR="00E96176">
        <w:rPr>
          <w:rFonts w:cs="Arial"/>
          <w:noProof/>
          <w:lang w:val="en-US" w:eastAsia="en-US"/>
        </w:rPr>
        <mc:AlternateContent>
          <mc:Choice Requires="wps">
            <w:drawing>
              <wp:anchor distT="0" distB="0" distL="114300" distR="114300" simplePos="0" relativeHeight="251659264" behindDoc="0" locked="0" layoutInCell="0" allowOverlap="1" wp14:anchorId="2DF1EF53" wp14:editId="18A6916E">
                <wp:simplePos x="0" y="0"/>
                <wp:positionH relativeFrom="column">
                  <wp:posOffset>5503545</wp:posOffset>
                </wp:positionH>
                <wp:positionV relativeFrom="paragraph">
                  <wp:posOffset>-704850</wp:posOffset>
                </wp:positionV>
                <wp:extent cx="365760" cy="274320"/>
                <wp:effectExtent l="1905" t="3810" r="3810" b="0"/>
                <wp:wrapNone/>
                <wp:docPr id="11" name="Rectangle 6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1B9E8A83" id="Rectangle 660" o:spid="_x0000_s1026" style="position:absolute;margin-left:433.35pt;margin-top:-55.5pt;width:28.8pt;height:21.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" o:allowincell="f" stroked="f"/>
            </w:pict>
          </mc:Fallback>
        </mc:AlternateContent>
      </w:r>
      <w:r w:rsidR="00CB437E" w:rsidRPr="0096167C">
        <w:rPr>
          <w:rFonts w:cs="Arial"/>
          <w:noProof/>
          <w:lang w:val="en-US"/>
        </w:rPr>
        <w:t>ABSTRACT</w:t>
      </w:r>
    </w:p>
    <w:p w14:paraId="32720B86" w14:textId="77777777" w:rsidR="00CB437E" w:rsidRPr="0096167C" w:rsidRDefault="00CB437E" w:rsidP="00304CE2">
      <w:pPr>
        <w:rPr>
          <w:rFonts w:cs="Arial"/>
          <w:szCs w:val="18"/>
          <w:lang w:val="en-US"/>
        </w:rPr>
      </w:pPr>
    </w:p>
    <w:p w14:paraId="5C30D89D" w14:textId="50913022" w:rsidR="00934C5D" w:rsidRPr="0096167C" w:rsidRDefault="00934C5D" w:rsidP="00244665">
      <w:pPr>
        <w:pStyle w:val="AbstractNormal"/>
        <w:rPr>
          <w:rFonts w:cs="Arial"/>
          <w:lang w:val="en-US"/>
        </w:rPr>
      </w:pPr>
      <w:r w:rsidRPr="0096167C">
        <w:rPr>
          <w:rFonts w:cs="Arial"/>
          <w:lang w:val="en-US"/>
        </w:rPr>
        <w:t xml:space="preserve">The objective of this research is </w:t>
      </w:r>
      <w:ins w:id="5" w:author="Paulo Carvalho" w:date="2015-11-13T14:46:00Z">
        <w:r w:rsidR="00FD6A63">
          <w:rPr>
            <w:rFonts w:cs="Arial"/>
            <w:lang w:val="en-US"/>
          </w:rPr>
          <w:t xml:space="preserve">to </w:t>
        </w:r>
      </w:ins>
      <w:r w:rsidRPr="0096167C">
        <w:rPr>
          <w:rFonts w:cs="Arial"/>
          <w:lang w:val="en-US"/>
        </w:rPr>
        <w:t>propose a</w:t>
      </w:r>
      <w:r w:rsidR="007B7098">
        <w:rPr>
          <w:rFonts w:cs="Arial"/>
          <w:lang w:val="en-US"/>
        </w:rPr>
        <w:tab/>
      </w:r>
      <w:r w:rsidRPr="0096167C">
        <w:rPr>
          <w:rFonts w:cs="Arial"/>
          <w:lang w:val="en-US"/>
        </w:rPr>
        <w:t xml:space="preserve">simple way to </w:t>
      </w:r>
      <w:r w:rsidR="00F62ACE" w:rsidRPr="0096167C">
        <w:rPr>
          <w:rFonts w:cs="Arial"/>
          <w:lang w:val="en-US"/>
        </w:rPr>
        <w:t>anal</w:t>
      </w:r>
      <w:ins w:id="6" w:author="Paulo Carvalho" w:date="2015-11-13T14:46:00Z">
        <w:r w:rsidR="00FD6A63">
          <w:rPr>
            <w:rFonts w:cs="Arial"/>
            <w:lang w:val="en-US"/>
          </w:rPr>
          <w:t>yze</w:t>
        </w:r>
      </w:ins>
      <w:r w:rsidR="00F62ACE" w:rsidRPr="0096167C">
        <w:rPr>
          <w:rFonts w:cs="Arial"/>
          <w:lang w:val="en-US"/>
        </w:rPr>
        <w:t xml:space="preserve"> mass spectrometry data</w:t>
      </w:r>
      <w:r w:rsidRPr="0096167C">
        <w:rPr>
          <w:rFonts w:cs="Arial"/>
          <w:lang w:val="en-US"/>
        </w:rPr>
        <w:t xml:space="preserve"> using </w:t>
      </w:r>
      <w:ins w:id="7" w:author="Paulo Carvalho" w:date="2015-11-13T14:47:00Z">
        <w:r w:rsidR="00FD6A63">
          <w:rPr>
            <w:rFonts w:cs="Arial"/>
            <w:lang w:val="en-US"/>
          </w:rPr>
          <w:t>a combined approach comprising methods in</w:t>
        </w:r>
      </w:ins>
      <w:r w:rsidR="00F62ACE" w:rsidRPr="0096167C">
        <w:rPr>
          <w:rFonts w:cs="Arial"/>
          <w:lang w:val="en-US"/>
        </w:rPr>
        <w:t xml:space="preserve"> </w:t>
      </w:r>
      <w:r w:rsidRPr="0096167C">
        <w:rPr>
          <w:rFonts w:cs="Arial"/>
          <w:lang w:val="en-US"/>
        </w:rPr>
        <w:t>Artificial Intelligence, Data Mining, Feature Extraction and Statistical Analysis</w:t>
      </w:r>
      <w:r w:rsidR="00F62ACE" w:rsidRPr="0096167C">
        <w:rPr>
          <w:rFonts w:cs="Arial"/>
          <w:lang w:val="en-US"/>
        </w:rPr>
        <w:t>;</w:t>
      </w:r>
      <w:r w:rsidRPr="0096167C">
        <w:rPr>
          <w:rFonts w:cs="Arial"/>
          <w:lang w:val="en-US"/>
        </w:rPr>
        <w:t xml:space="preserve"> </w:t>
      </w:r>
      <w:r w:rsidR="00F62ACE" w:rsidRPr="0096167C">
        <w:rPr>
          <w:rFonts w:cs="Arial"/>
          <w:lang w:val="en-US"/>
        </w:rPr>
        <w:t>l</w:t>
      </w:r>
      <w:r w:rsidRPr="0096167C">
        <w:rPr>
          <w:rFonts w:cs="Arial"/>
          <w:lang w:val="en-US"/>
        </w:rPr>
        <w:t xml:space="preserve">etting the user extract features and train a neural network. The specific objectives of this work are </w:t>
      </w:r>
      <w:ins w:id="8" w:author="Paulo Carvalho" w:date="2015-11-13T14:47:00Z">
        <w:r w:rsidR="00FD6A63">
          <w:rPr>
            <w:rFonts w:cs="Arial"/>
            <w:lang w:val="en-US"/>
          </w:rPr>
          <w:t>as follows</w:t>
        </w:r>
      </w:ins>
      <w:r w:rsidRPr="0096167C">
        <w:rPr>
          <w:rFonts w:cs="Arial"/>
          <w:lang w:val="en-US"/>
        </w:rPr>
        <w:t>:</w:t>
      </w:r>
    </w:p>
    <w:p w14:paraId="58F2DD12" w14:textId="77777777" w:rsidR="00934C5D" w:rsidRPr="0096167C" w:rsidRDefault="00934C5D" w:rsidP="00244665">
      <w:pPr>
        <w:pStyle w:val="AbstractNormal"/>
        <w:rPr>
          <w:rFonts w:cs="Arial"/>
          <w:lang w:val="en-US"/>
        </w:rPr>
      </w:pPr>
      <w:r w:rsidRPr="0096167C">
        <w:rPr>
          <w:rFonts w:cs="Arial"/>
          <w:lang w:val="en-US"/>
        </w:rPr>
        <w:tab/>
      </w:r>
    </w:p>
    <w:p w14:paraId="7817D3CD" w14:textId="6E73A6F3" w:rsidR="00934C5D" w:rsidRPr="0096167C" w:rsidRDefault="00F62ACE" w:rsidP="00244665">
      <w:pPr>
        <w:pStyle w:val="AbstractNormal"/>
        <w:numPr>
          <w:ilvl w:val="0"/>
          <w:numId w:val="18"/>
        </w:numPr>
        <w:rPr>
          <w:rFonts w:cs="Arial"/>
          <w:lang w:val="en-US"/>
        </w:rPr>
      </w:pPr>
      <w:r w:rsidRPr="0096167C">
        <w:rPr>
          <w:rFonts w:cs="Arial"/>
          <w:lang w:val="en-US"/>
        </w:rPr>
        <w:t>Develop a Library for mass spectrometry analysis using MATLA</w:t>
      </w:r>
      <w:r w:rsidR="00A94F06" w:rsidRPr="0096167C">
        <w:rPr>
          <w:rFonts w:cs="Arial"/>
          <w:lang w:val="en-US"/>
        </w:rPr>
        <w:t>B</w:t>
      </w:r>
      <w:r w:rsidR="00934C5D" w:rsidRPr="0096167C">
        <w:rPr>
          <w:rFonts w:cs="Arial"/>
          <w:lang w:val="en-US"/>
        </w:rPr>
        <w:t>.</w:t>
      </w:r>
    </w:p>
    <w:p w14:paraId="45255EA0" w14:textId="77777777" w:rsidR="00934C5D" w:rsidRPr="0096167C" w:rsidRDefault="00934C5D" w:rsidP="00244665">
      <w:pPr>
        <w:pStyle w:val="AbstractNormal"/>
        <w:numPr>
          <w:ilvl w:val="0"/>
          <w:numId w:val="18"/>
        </w:numPr>
        <w:rPr>
          <w:rFonts w:cs="Arial"/>
          <w:lang w:val="en-US"/>
        </w:rPr>
      </w:pPr>
      <w:r w:rsidRPr="0096167C">
        <w:rPr>
          <w:rFonts w:cs="Arial"/>
          <w:lang w:val="en-US"/>
        </w:rPr>
        <w:t>Develop an interface to handle the function library created on previous topic.</w:t>
      </w:r>
    </w:p>
    <w:p w14:paraId="45AC0368" w14:textId="77777777" w:rsidR="00934C5D" w:rsidRPr="0096167C" w:rsidRDefault="00934C5D" w:rsidP="00244665">
      <w:pPr>
        <w:pStyle w:val="AbstractNormal"/>
        <w:numPr>
          <w:ilvl w:val="0"/>
          <w:numId w:val="18"/>
        </w:numPr>
        <w:rPr>
          <w:rFonts w:cs="Arial"/>
          <w:lang w:val="en-US"/>
        </w:rPr>
      </w:pPr>
      <w:r w:rsidRPr="0096167C">
        <w:rPr>
          <w:rFonts w:cs="Arial"/>
          <w:lang w:val="en-US"/>
        </w:rPr>
        <w:t>Run tests on public</w:t>
      </w:r>
      <w:r w:rsidR="003D2C76" w:rsidRPr="0096167C">
        <w:rPr>
          <w:rFonts w:cs="Arial"/>
          <w:lang w:val="en-US"/>
        </w:rPr>
        <w:t xml:space="preserve"> and private</w:t>
      </w:r>
      <w:r w:rsidRPr="0096167C">
        <w:rPr>
          <w:rFonts w:cs="Arial"/>
          <w:lang w:val="en-US"/>
        </w:rPr>
        <w:t xml:space="preserve"> data proving the generic functionality in all data.</w:t>
      </w:r>
    </w:p>
    <w:p w14:paraId="730B7A1B" w14:textId="77777777" w:rsidR="00934C5D" w:rsidRPr="0096167C" w:rsidRDefault="00934C5D" w:rsidP="00244665">
      <w:pPr>
        <w:pStyle w:val="AbstractNormal"/>
        <w:numPr>
          <w:ilvl w:val="0"/>
          <w:numId w:val="18"/>
        </w:numPr>
        <w:rPr>
          <w:rFonts w:cs="Arial"/>
          <w:lang w:val="en-US"/>
        </w:rPr>
      </w:pPr>
      <w:r w:rsidRPr="0096167C">
        <w:rPr>
          <w:rFonts w:cs="Arial"/>
          <w:lang w:val="en-US"/>
        </w:rPr>
        <w:t xml:space="preserve">Publish a scientific article with the results generated with </w:t>
      </w:r>
      <w:r w:rsidR="00727004" w:rsidRPr="0096167C">
        <w:rPr>
          <w:rFonts w:cs="Arial"/>
          <w:lang w:val="en-US"/>
        </w:rPr>
        <w:t>MS-ML</w:t>
      </w:r>
      <w:r w:rsidRPr="0096167C">
        <w:rPr>
          <w:rFonts w:cs="Arial"/>
          <w:lang w:val="en-US"/>
        </w:rPr>
        <w:t xml:space="preserve"> Studio.</w:t>
      </w:r>
    </w:p>
    <w:p w14:paraId="1A584909" w14:textId="77777777" w:rsidR="00934C5D" w:rsidRPr="0096167C" w:rsidRDefault="00934C5D" w:rsidP="00244665">
      <w:pPr>
        <w:pStyle w:val="AbstractNormal"/>
        <w:numPr>
          <w:ilvl w:val="0"/>
          <w:numId w:val="18"/>
        </w:numPr>
        <w:rPr>
          <w:rFonts w:cs="Arial"/>
          <w:lang w:val="en-US"/>
        </w:rPr>
      </w:pPr>
      <w:r w:rsidRPr="0096167C">
        <w:rPr>
          <w:rFonts w:cs="Arial"/>
          <w:lang w:val="en-US"/>
        </w:rPr>
        <w:t xml:space="preserve">Release </w:t>
      </w:r>
      <w:r w:rsidR="00727004" w:rsidRPr="0096167C">
        <w:rPr>
          <w:rFonts w:cs="Arial"/>
          <w:lang w:val="en-US"/>
        </w:rPr>
        <w:t>MS-ML</w:t>
      </w:r>
      <w:r w:rsidRPr="0096167C">
        <w:rPr>
          <w:rFonts w:cs="Arial"/>
          <w:lang w:val="en-US"/>
        </w:rPr>
        <w:t xml:space="preserve"> Studio as open source software in </w:t>
      </w:r>
      <w:r w:rsidR="004B1DD6" w:rsidRPr="0096167C">
        <w:rPr>
          <w:rFonts w:cs="Arial"/>
          <w:lang w:val="en-US"/>
        </w:rPr>
        <w:t>a</w:t>
      </w:r>
      <w:r w:rsidRPr="0096167C">
        <w:rPr>
          <w:rFonts w:cs="Arial"/>
          <w:lang w:val="en-US"/>
        </w:rPr>
        <w:t xml:space="preserve"> public repository.</w:t>
      </w:r>
    </w:p>
    <w:p w14:paraId="47F68F0C" w14:textId="77777777" w:rsidR="00934C5D" w:rsidRPr="0096167C" w:rsidRDefault="00934C5D" w:rsidP="00244665">
      <w:pPr>
        <w:pStyle w:val="AbstractNormal"/>
        <w:rPr>
          <w:rFonts w:cs="Arial"/>
          <w:lang w:val="en-US"/>
        </w:rPr>
      </w:pPr>
      <w:r w:rsidRPr="0096167C">
        <w:rPr>
          <w:rFonts w:cs="Arial"/>
          <w:lang w:val="en-US"/>
        </w:rPr>
        <w:tab/>
      </w:r>
    </w:p>
    <w:p w14:paraId="58DAA2B7" w14:textId="42A02043" w:rsidR="008A54D8" w:rsidRDefault="00070E5E" w:rsidP="008A54D8">
      <w:pPr>
        <w:pStyle w:val="AbstractNormal"/>
        <w:rPr>
          <w:rFonts w:cs="Arial"/>
          <w:lang w:val="en-US"/>
        </w:rPr>
      </w:pPr>
      <w:r w:rsidRPr="002C630E">
        <w:rPr>
          <w:rFonts w:cs="Arial"/>
          <w:lang w:val="en-US"/>
        </w:rPr>
        <w:t>Machine learning problems with many variables</w:t>
      </w:r>
      <w:r w:rsidR="00934C5D" w:rsidRPr="002C630E">
        <w:rPr>
          <w:rFonts w:cs="Arial"/>
          <w:lang w:val="en-US"/>
        </w:rPr>
        <w:t xml:space="preserve"> </w:t>
      </w:r>
      <w:r w:rsidR="00424BEC" w:rsidRPr="002C630E">
        <w:rPr>
          <w:rFonts w:cs="Arial"/>
          <w:lang w:val="en-US"/>
        </w:rPr>
        <w:t>require pre-processing</w:t>
      </w:r>
      <w:r w:rsidRPr="002C630E">
        <w:rPr>
          <w:rFonts w:cs="Arial"/>
          <w:lang w:val="en-US"/>
        </w:rPr>
        <w:t xml:space="preserve"> steps to extract data that</w:t>
      </w:r>
      <w:r w:rsidR="00844796" w:rsidRPr="002C630E">
        <w:rPr>
          <w:rFonts w:cs="Arial"/>
          <w:lang w:val="en-US"/>
        </w:rPr>
        <w:t xml:space="preserve"> will </w:t>
      </w:r>
      <w:r w:rsidRPr="002C630E">
        <w:rPr>
          <w:rFonts w:cs="Arial"/>
          <w:lang w:val="en-US"/>
        </w:rPr>
        <w:t>correctly identify the selected data set</w:t>
      </w:r>
      <w:r w:rsidR="00844796" w:rsidRPr="002C630E">
        <w:rPr>
          <w:rFonts w:cs="Arial"/>
          <w:lang w:val="en-US"/>
        </w:rPr>
        <w:t>.</w:t>
      </w:r>
      <w:r w:rsidR="00424BEC" w:rsidRPr="002C630E">
        <w:rPr>
          <w:rFonts w:cs="Arial"/>
          <w:lang w:val="en-US"/>
        </w:rPr>
        <w:t xml:space="preserve"> </w:t>
      </w:r>
      <w:r w:rsidR="00844796" w:rsidRPr="002C630E">
        <w:rPr>
          <w:rFonts w:cs="Arial"/>
          <w:lang w:val="en-US"/>
        </w:rPr>
        <w:t>The mass spectrometry data, also called spectra, belongs th</w:t>
      </w:r>
      <w:ins w:id="9" w:author="Paulo Carvalho" w:date="2015-11-13T14:48:00Z">
        <w:r w:rsidR="00FD6A63">
          <w:rPr>
            <w:rFonts w:cs="Arial"/>
            <w:lang w:val="en-US"/>
          </w:rPr>
          <w:t>is</w:t>
        </w:r>
      </w:ins>
      <w:r w:rsidR="00844796" w:rsidRPr="002C630E">
        <w:rPr>
          <w:rFonts w:cs="Arial"/>
          <w:lang w:val="en-US"/>
        </w:rPr>
        <w:t xml:space="preserve"> class of problems with many variables. </w:t>
      </w:r>
      <w:r w:rsidR="00C8124E" w:rsidRPr="002C630E">
        <w:rPr>
          <w:rFonts w:cs="Arial"/>
          <w:lang w:val="en-US"/>
        </w:rPr>
        <w:t xml:space="preserve">Noise </w:t>
      </w:r>
      <w:r w:rsidR="00D44DDF" w:rsidRPr="002C630E">
        <w:rPr>
          <w:rFonts w:cs="Arial"/>
          <w:lang w:val="en-US"/>
        </w:rPr>
        <w:t xml:space="preserve">reduction, </w:t>
      </w:r>
      <w:r w:rsidR="00AF06AD" w:rsidRPr="002C630E">
        <w:rPr>
          <w:rFonts w:cs="Arial"/>
          <w:lang w:val="en-US"/>
        </w:rPr>
        <w:t>base line correction and peaks selection strategies belong</w:t>
      </w:r>
      <w:r w:rsidR="00D44DDF" w:rsidRPr="002C630E">
        <w:rPr>
          <w:rFonts w:cs="Arial"/>
          <w:lang w:val="en-US"/>
        </w:rPr>
        <w:t xml:space="preserve"> to preprocessing </w:t>
      </w:r>
      <w:r w:rsidR="00502751" w:rsidRPr="002C630E">
        <w:rPr>
          <w:rFonts w:cs="Arial"/>
          <w:lang w:val="en-US"/>
        </w:rPr>
        <w:t xml:space="preserve">step; these routines </w:t>
      </w:r>
      <w:ins w:id="10" w:author="Paulo Carvalho" w:date="2015-11-13T14:48:00Z">
        <w:r w:rsidR="00FD6A63">
          <w:rPr>
            <w:rFonts w:cs="Arial"/>
            <w:lang w:val="en-US"/>
          </w:rPr>
          <w:t>are</w:t>
        </w:r>
      </w:ins>
      <w:r w:rsidR="00502751" w:rsidRPr="002C630E">
        <w:rPr>
          <w:rFonts w:cs="Arial"/>
          <w:lang w:val="en-US"/>
        </w:rPr>
        <w:t xml:space="preserve"> used to improve the feature extraction on mass spectrometry data</w:t>
      </w:r>
      <w:r w:rsidR="00934C5D" w:rsidRPr="002C630E">
        <w:rPr>
          <w:rFonts w:cs="Arial"/>
          <w:lang w:val="en-US"/>
        </w:rPr>
        <w:t>.</w:t>
      </w:r>
      <w:r w:rsidR="008A54D8" w:rsidRPr="002C630E">
        <w:rPr>
          <w:rFonts w:cs="Arial"/>
          <w:lang w:val="en-US"/>
        </w:rPr>
        <w:t xml:space="preserve"> </w:t>
      </w:r>
      <w:ins w:id="11" w:author="Paulo Carvalho" w:date="2015-11-13T14:49:00Z">
        <w:r w:rsidR="00FD6A63">
          <w:rPr>
            <w:rFonts w:cs="Arial"/>
            <w:lang w:val="en-US"/>
          </w:rPr>
          <w:t xml:space="preserve">Here, our approach supersedes </w:t>
        </w:r>
      </w:ins>
      <w:r w:rsidR="008A54D8" w:rsidRPr="002C630E">
        <w:rPr>
          <w:rFonts w:cs="Arial"/>
          <w:lang w:val="en-US"/>
        </w:rPr>
        <w:t>the conventional supervised machine learning techniques</w:t>
      </w:r>
      <w:r w:rsidR="00106864" w:rsidRPr="002C630E">
        <w:rPr>
          <w:rFonts w:cs="Arial"/>
          <w:lang w:val="en-US"/>
        </w:rPr>
        <w:t xml:space="preserve">. We use </w:t>
      </w:r>
      <w:ins w:id="12" w:author="Paulo Carvalho" w:date="2015-11-13T14:49:00Z">
        <w:r w:rsidR="00FD6A63">
          <w:rPr>
            <w:rFonts w:cs="Arial"/>
            <w:lang w:val="en-US"/>
          </w:rPr>
          <w:t xml:space="preserve">a </w:t>
        </w:r>
      </w:ins>
      <w:r w:rsidR="00106864" w:rsidRPr="002C630E">
        <w:rPr>
          <w:rFonts w:cs="Arial"/>
          <w:lang w:val="en-US"/>
        </w:rPr>
        <w:t xml:space="preserve">Genetic Algorithm (GA) to generate </w:t>
      </w:r>
      <w:ins w:id="13" w:author="Paulo Carvalho" w:date="2015-11-13T14:49:00Z">
        <w:r w:rsidR="00FD6A63">
          <w:rPr>
            <w:rFonts w:cs="Arial"/>
            <w:lang w:val="en-US"/>
          </w:rPr>
          <w:t xml:space="preserve">obtain a feature set from </w:t>
        </w:r>
      </w:ins>
      <w:r w:rsidR="00106864" w:rsidRPr="002C630E">
        <w:rPr>
          <w:rFonts w:cs="Arial"/>
          <w:lang w:val="en-US"/>
        </w:rPr>
        <w:t xml:space="preserve">spectra. </w:t>
      </w:r>
      <w:ins w:id="14" w:author="Paulo Carvalho" w:date="2015-11-13T14:50:00Z">
        <w:r w:rsidR="00FD6A63">
          <w:rPr>
            <w:rFonts w:cs="Arial"/>
            <w:lang w:val="en-US"/>
          </w:rPr>
          <w:t>Pearson correlation is used</w:t>
        </w:r>
      </w:ins>
      <w:r w:rsidR="00106864" w:rsidRPr="002C630E">
        <w:rPr>
          <w:rFonts w:cs="Arial"/>
          <w:lang w:val="en-US"/>
        </w:rPr>
        <w:t xml:space="preserve"> </w:t>
      </w:r>
      <w:r w:rsidR="00C062FE" w:rsidRPr="002C630E">
        <w:rPr>
          <w:rFonts w:cs="Arial"/>
          <w:lang w:val="en-US"/>
        </w:rPr>
        <w:t xml:space="preserve">as </w:t>
      </w:r>
      <w:ins w:id="15" w:author="Paulo Carvalho" w:date="2015-11-13T14:50:00Z">
        <w:r w:rsidR="00FD6A63">
          <w:rPr>
            <w:rFonts w:cs="Arial"/>
            <w:lang w:val="en-US"/>
          </w:rPr>
          <w:t xml:space="preserve">a </w:t>
        </w:r>
      </w:ins>
      <w:r w:rsidR="00C062FE" w:rsidRPr="002C630E">
        <w:rPr>
          <w:rFonts w:cs="Arial"/>
          <w:lang w:val="en-US"/>
        </w:rPr>
        <w:t xml:space="preserve">performance measure; along GA execution the feature extraction the extracted feature is correlated with </w:t>
      </w:r>
      <w:r w:rsidR="00C9130C" w:rsidRPr="002C630E">
        <w:rPr>
          <w:rFonts w:cs="Arial"/>
          <w:lang w:val="en-US"/>
        </w:rPr>
        <w:t>the data classes.</w:t>
      </w:r>
      <w:r w:rsidR="00273442">
        <w:rPr>
          <w:rFonts w:cs="Arial"/>
          <w:lang w:val="en-US"/>
        </w:rPr>
        <w:tab/>
      </w:r>
      <w:r w:rsidR="002C630E">
        <w:rPr>
          <w:rFonts w:cs="Arial"/>
          <w:lang w:val="en-US"/>
        </w:rPr>
        <w:t xml:space="preserve"> The use of GA and correlation abstracts the needs of indiv</w:t>
      </w:r>
      <w:r w:rsidR="00600A5F">
        <w:rPr>
          <w:rFonts w:cs="Arial"/>
          <w:lang w:val="en-US"/>
        </w:rPr>
        <w:t xml:space="preserve">idual analysis allowing the application of same process on different </w:t>
      </w:r>
      <w:r w:rsidR="00605C13">
        <w:rPr>
          <w:rFonts w:cs="Arial"/>
          <w:lang w:val="en-US"/>
        </w:rPr>
        <w:t xml:space="preserve">mass spectrometry </w:t>
      </w:r>
      <w:r w:rsidR="00600A5F">
        <w:rPr>
          <w:rFonts w:cs="Arial"/>
          <w:lang w:val="en-US"/>
        </w:rPr>
        <w:t>data</w:t>
      </w:r>
      <w:r w:rsidR="008801AA">
        <w:rPr>
          <w:rFonts w:cs="Arial"/>
          <w:lang w:val="en-US"/>
        </w:rPr>
        <w:t xml:space="preserve"> </w:t>
      </w:r>
      <w:r w:rsidR="00600A5F">
        <w:rPr>
          <w:rFonts w:cs="Arial"/>
          <w:lang w:val="en-US"/>
        </w:rPr>
        <w:t>types.</w:t>
      </w:r>
      <w:r w:rsidR="007B4A0D">
        <w:rPr>
          <w:rFonts w:cs="Arial"/>
          <w:lang w:val="en-US"/>
        </w:rPr>
        <w:t xml:space="preserve"> </w:t>
      </w:r>
      <w:ins w:id="16" w:author="Paulo Carvalho" w:date="2015-11-13T14:51:00Z">
        <w:r w:rsidR="00FD6A63">
          <w:rPr>
            <w:rFonts w:cs="Arial"/>
            <w:lang w:val="en-US"/>
          </w:rPr>
          <w:t>Representative mass spectra</w:t>
        </w:r>
      </w:ins>
      <w:ins w:id="17" w:author="Paulo Carvalho" w:date="2015-11-13T14:52:00Z">
        <w:r w:rsidR="00FD6A63">
          <w:rPr>
            <w:rFonts w:cs="Arial"/>
            <w:lang w:val="en-US"/>
          </w:rPr>
          <w:t xml:space="preserve"> from </w:t>
        </w:r>
      </w:ins>
      <w:r w:rsidR="007B4A0D">
        <w:rPr>
          <w:rFonts w:cs="Arial"/>
          <w:lang w:val="en-US"/>
        </w:rPr>
        <w:t xml:space="preserve">microorganisms </w:t>
      </w:r>
      <w:ins w:id="18" w:author="Paulo Carvalho" w:date="2015-11-13T14:52:00Z">
        <w:r w:rsidR="00FD6A63">
          <w:rPr>
            <w:rFonts w:cs="Arial"/>
            <w:lang w:val="en-US"/>
          </w:rPr>
          <w:t xml:space="preserve">were used to train a </w:t>
        </w:r>
      </w:ins>
      <w:r w:rsidR="00683F62">
        <w:rPr>
          <w:rFonts w:cs="Arial"/>
          <w:lang w:val="en-US"/>
        </w:rPr>
        <w:t xml:space="preserve">Multilayer Perceptron (MLP) </w:t>
      </w:r>
      <w:ins w:id="19" w:author="Paulo Carvalho" w:date="2015-11-13T14:52:00Z">
        <w:r w:rsidR="00FD6A63">
          <w:rPr>
            <w:rFonts w:cs="Arial"/>
            <w:lang w:val="en-US"/>
          </w:rPr>
          <w:t>neural network</w:t>
        </w:r>
      </w:ins>
      <w:ins w:id="20" w:author="Paulo Carvalho" w:date="2015-11-13T14:53:00Z">
        <w:r w:rsidR="00FD6A63">
          <w:rPr>
            <w:rFonts w:cs="Arial"/>
            <w:lang w:val="en-US"/>
          </w:rPr>
          <w:t xml:space="preserve">; later, it </w:t>
        </w:r>
      </w:ins>
      <w:r w:rsidR="00683F62">
        <w:rPr>
          <w:rFonts w:cs="Arial"/>
          <w:lang w:val="en-US"/>
        </w:rPr>
        <w:t xml:space="preserve">was possible to reach 89-100% of precision classifying Aeromonas mass spectrometry </w:t>
      </w:r>
      <w:ins w:id="21" w:author="Paulo Carvalho" w:date="2015-11-13T14:53:00Z">
        <w:r w:rsidR="00FD6A63">
          <w:rPr>
            <w:rFonts w:cs="Arial"/>
            <w:lang w:val="en-US"/>
          </w:rPr>
          <w:t>d</w:t>
        </w:r>
      </w:ins>
      <w:r w:rsidR="00683F62">
        <w:rPr>
          <w:rFonts w:cs="Arial"/>
          <w:lang w:val="en-US"/>
        </w:rPr>
        <w:t>ata.</w:t>
      </w:r>
      <w:r w:rsidR="00FC682F">
        <w:rPr>
          <w:rFonts w:cs="Arial"/>
          <w:lang w:val="en-US"/>
        </w:rPr>
        <w:t xml:space="preserve"> </w:t>
      </w:r>
    </w:p>
    <w:p w14:paraId="14658263" w14:textId="77777777" w:rsidR="00FC682F" w:rsidRDefault="00FC682F" w:rsidP="008A54D8">
      <w:pPr>
        <w:pStyle w:val="AbstractNormal"/>
        <w:rPr>
          <w:rFonts w:cs="Arial"/>
          <w:lang w:val="en-US"/>
        </w:rPr>
      </w:pPr>
    </w:p>
    <w:p w14:paraId="7DDF4F2F" w14:textId="7226FD9F" w:rsidR="00FC682F" w:rsidRDefault="00FC682F" w:rsidP="008A54D8">
      <w:pPr>
        <w:pStyle w:val="AbstractNormal"/>
        <w:rPr>
          <w:rFonts w:cs="Arial"/>
          <w:lang w:val="en-US"/>
        </w:rPr>
      </w:pPr>
      <w:r>
        <w:rPr>
          <w:rFonts w:cs="Arial"/>
          <w:lang w:val="en-US"/>
        </w:rPr>
        <w:t xml:space="preserve">We conclude that </w:t>
      </w:r>
      <w:ins w:id="22" w:author="Paulo Carvalho" w:date="2015-11-13T14:53:00Z">
        <w:r w:rsidR="00FD6A63">
          <w:rPr>
            <w:rFonts w:cs="Arial"/>
            <w:lang w:val="en-US"/>
          </w:rPr>
          <w:t xml:space="preserve">our software </w:t>
        </w:r>
      </w:ins>
      <w:r>
        <w:rPr>
          <w:rFonts w:cs="Arial"/>
          <w:lang w:val="en-US"/>
        </w:rPr>
        <w:t xml:space="preserve">can be applied on </w:t>
      </w:r>
      <w:ins w:id="23" w:author="Paulo Carvalho" w:date="2015-11-13T14:53:00Z">
        <w:r w:rsidR="00FD6A63">
          <w:rPr>
            <w:rFonts w:cs="Arial"/>
            <w:lang w:val="en-US"/>
          </w:rPr>
          <w:t>catego</w:t>
        </w:r>
      </w:ins>
      <w:ins w:id="24" w:author="Paulo Carvalho" w:date="2015-11-13T14:54:00Z">
        <w:r w:rsidR="00FD6A63">
          <w:rPr>
            <w:rFonts w:cs="Arial"/>
            <w:lang w:val="en-US"/>
          </w:rPr>
          <w:t xml:space="preserve">rizing </w:t>
        </w:r>
      </w:ins>
      <w:r>
        <w:rPr>
          <w:rFonts w:cs="Arial"/>
          <w:lang w:val="en-US"/>
        </w:rPr>
        <w:t xml:space="preserve">mass spectrometry </w:t>
      </w:r>
      <w:ins w:id="25" w:author="Paulo Carvalho" w:date="2015-11-13T14:54:00Z">
        <w:r w:rsidR="00FD6A63">
          <w:rPr>
            <w:rFonts w:cs="Arial"/>
            <w:lang w:val="en-US"/>
          </w:rPr>
          <w:t>data of various organisms.</w:t>
        </w:r>
      </w:ins>
      <w:r>
        <w:rPr>
          <w:rFonts w:cs="Arial"/>
          <w:lang w:val="en-US"/>
        </w:rPr>
        <w:t xml:space="preserve"> </w:t>
      </w:r>
    </w:p>
    <w:p w14:paraId="01099C42" w14:textId="77777777" w:rsidR="008A54D8" w:rsidRDefault="008A54D8" w:rsidP="008A54D8">
      <w:pPr>
        <w:pStyle w:val="AbstractNormal"/>
        <w:rPr>
          <w:rFonts w:cs="Arial"/>
          <w:lang w:val="en-US"/>
        </w:rPr>
      </w:pPr>
    </w:p>
    <w:p w14:paraId="68BC4CBE" w14:textId="77777777" w:rsidR="008A54D8" w:rsidRPr="0096167C" w:rsidRDefault="008A54D8" w:rsidP="008A54D8">
      <w:pPr>
        <w:pStyle w:val="AbstractNormal"/>
        <w:rPr>
          <w:rFonts w:cs="Arial"/>
          <w:lang w:val="en-US"/>
        </w:rPr>
      </w:pPr>
    </w:p>
    <w:p w14:paraId="26A54E36" w14:textId="71EE64B8" w:rsidR="00934C5D" w:rsidRPr="0096167C" w:rsidRDefault="00934C5D" w:rsidP="00244665">
      <w:pPr>
        <w:pStyle w:val="AbstractNormal"/>
        <w:rPr>
          <w:rFonts w:cs="Arial"/>
          <w:lang w:val="en-US"/>
        </w:rPr>
      </w:pPr>
      <w:r w:rsidRPr="0096167C">
        <w:rPr>
          <w:rFonts w:cs="Arial"/>
          <w:lang w:val="en-US"/>
        </w:rPr>
        <w:t xml:space="preserve">Keywords: Artificial Intelligence, Mass Spectrometry, Data Mining, </w:t>
      </w:r>
      <w:r w:rsidR="004B64AA" w:rsidRPr="0096167C">
        <w:rPr>
          <w:rFonts w:cs="Arial"/>
          <w:lang w:val="en-US"/>
        </w:rPr>
        <w:t>MS-ML Studio</w:t>
      </w:r>
      <w:r w:rsidRPr="0096167C">
        <w:rPr>
          <w:rFonts w:cs="Arial"/>
          <w:lang w:val="en-US"/>
        </w:rPr>
        <w:t>.</w:t>
      </w:r>
    </w:p>
    <w:p w14:paraId="2EB62BE2" w14:textId="77777777" w:rsidR="005C0D67" w:rsidRPr="0096167C" w:rsidRDefault="005C0D67" w:rsidP="00304CE2">
      <w:pPr>
        <w:rPr>
          <w:rFonts w:cs="Arial"/>
          <w:szCs w:val="18"/>
          <w:lang w:val="en-US"/>
        </w:rPr>
      </w:pPr>
    </w:p>
    <w:p w14:paraId="1DBE54C5" w14:textId="77777777" w:rsidR="00E32C9B" w:rsidRPr="0096167C" w:rsidRDefault="00E32C9B" w:rsidP="00304CE2">
      <w:pPr>
        <w:rPr>
          <w:rFonts w:cs="Arial"/>
          <w:color w:val="FF0000"/>
          <w:szCs w:val="18"/>
          <w:lang w:val="en-US"/>
        </w:rPr>
      </w:pPr>
    </w:p>
    <w:p w14:paraId="29C6D0FA" w14:textId="2ACD1FD0" w:rsidR="00E32C9B" w:rsidRPr="0096167C" w:rsidRDefault="00E96176" w:rsidP="00304CE2">
      <w:pPr>
        <w:rPr>
          <w:rFonts w:cs="Arial"/>
          <w:color w:val="000000"/>
          <w:szCs w:val="18"/>
          <w:lang w:val="en-US"/>
        </w:rPr>
        <w:sectPr w:rsidR="00E32C9B" w:rsidRPr="0096167C" w:rsidSect="005F38B3">
          <w:pgSz w:w="11907" w:h="16840" w:code="9"/>
          <w:pgMar w:top="1701" w:right="1134" w:bottom="1134" w:left="1701" w:header="720" w:footer="720" w:gutter="0"/>
          <w:pgNumType w:fmt="upperRoman"/>
          <w:cols w:space="720"/>
        </w:sectPr>
      </w:pPr>
      <w:r>
        <w:rPr>
          <w:rFonts w:cs="Arial"/>
          <w:noProof/>
          <w:color w:val="000000"/>
          <w:szCs w:val="18"/>
          <w:lang w:val="en-US" w:eastAsia="en-US"/>
        </w:rPr>
        <mc:AlternateContent>
          <mc:Choice Requires="wps">
            <w:drawing>
              <wp:anchor distT="0" distB="0" distL="114300" distR="114300" simplePos="0" relativeHeight="251657216" behindDoc="0" locked="0" layoutInCell="1" allowOverlap="1" wp14:anchorId="35771E44" wp14:editId="2B59B04C">
                <wp:simplePos x="0" y="0"/>
                <wp:positionH relativeFrom="column">
                  <wp:posOffset>685800</wp:posOffset>
                </wp:positionH>
                <wp:positionV relativeFrom="paragraph">
                  <wp:posOffset>6617335</wp:posOffset>
                </wp:positionV>
                <wp:extent cx="4114800" cy="571500"/>
                <wp:effectExtent l="3810" t="0" r="0" b="3175"/>
                <wp:wrapNone/>
                <wp:docPr id="9" name="Text Box 6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571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BD48A0" w14:textId="77777777" w:rsidR="00242DD5" w:rsidRPr="006E6B01" w:rsidRDefault="00242DD5" w:rsidP="00B01AB9">
                            <w:pPr>
                              <w:jc w:val="center"/>
                              <w:rPr>
                                <w:rFonts w:cs="Arial"/>
                              </w:rPr>
                            </w:pPr>
                            <w:proofErr w:type="spellStart"/>
                            <w:r>
                              <w:rPr>
                                <w:rFonts w:cs="Arial"/>
                              </w:rPr>
                              <w:t>x</w:t>
                            </w:r>
                            <w:r w:rsidRPr="006E6B01">
                              <w:rPr>
                                <w:rFonts w:cs="Arial"/>
                              </w:rPr>
                              <w:t>v</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35771E44" id="Text Box 654" o:spid="_x0000_s1028" type="#_x0000_t202" style="position:absolute;left:0;text-align:left;margin-left:54pt;margin-top:521.05pt;width:324pt;height: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" stroked="f">
                <v:textbox>
                  <w:txbxContent>
                    <w:p w14:paraId="0ABD48A0" w14:textId="77777777" w:rsidR="00FD6A63" w:rsidRPr="006E6B01" w:rsidRDefault="00FD6A63" w:rsidP="00B01AB9">
                      <w:pPr>
                        <w:jc w:val="center"/>
                        <w:rPr>
                          <w:rFonts w:cs="Arial"/>
                        </w:rPr>
                      </w:pPr>
                      <w:proofErr w:type="spellStart"/>
                      <w:proofErr w:type="gramStart"/>
                      <w:r>
                        <w:rPr>
                          <w:rFonts w:cs="Arial"/>
                        </w:rPr>
                        <w:t>x</w:t>
                      </w:r>
                      <w:r w:rsidRPr="006E6B01">
                        <w:rPr>
                          <w:rFonts w:cs="Arial"/>
                        </w:rPr>
                        <w:t>v</w:t>
                      </w:r>
                      <w:proofErr w:type="spellEnd"/>
                      <w:proofErr w:type="gramEnd"/>
                    </w:p>
                  </w:txbxContent>
                </v:textbox>
              </v:shape>
            </w:pict>
          </mc:Fallback>
        </mc:AlternateContent>
      </w:r>
    </w:p>
    <w:p w14:paraId="4B4BBE44" w14:textId="77777777" w:rsidR="00244665" w:rsidRPr="0096167C" w:rsidRDefault="00BF6C0D" w:rsidP="00BF6C0D">
      <w:pPr>
        <w:rPr>
          <w:rFonts w:cs="Arial"/>
          <w:b/>
          <w:lang w:val="en-US"/>
        </w:rPr>
      </w:pPr>
      <w:bookmarkStart w:id="26" w:name="_Toc294963046"/>
      <w:bookmarkStart w:id="27" w:name="_Toc129341632"/>
      <w:bookmarkStart w:id="28" w:name="_Toc129341787"/>
      <w:bookmarkStart w:id="29" w:name="_Toc129341927"/>
      <w:bookmarkStart w:id="30" w:name="_Toc129342039"/>
      <w:bookmarkStart w:id="31" w:name="_Toc150581421"/>
      <w:bookmarkStart w:id="32" w:name="_Toc150581472"/>
      <w:bookmarkStart w:id="33" w:name="_Toc152322049"/>
      <w:bookmarkStart w:id="34" w:name="_Toc152422664"/>
      <w:bookmarkStart w:id="35" w:name="_Toc152471804"/>
      <w:bookmarkStart w:id="36" w:name="_Toc152480789"/>
      <w:bookmarkStart w:id="37" w:name="_Toc157360378"/>
      <w:bookmarkStart w:id="38" w:name="_Toc157526028"/>
      <w:bookmarkStart w:id="39" w:name="_Toc157526191"/>
      <w:r w:rsidRPr="0096167C">
        <w:rPr>
          <w:rFonts w:cs="Arial"/>
          <w:b/>
          <w:lang w:val="en-US"/>
        </w:rPr>
        <w:lastRenderedPageBreak/>
        <w:br/>
      </w:r>
    </w:p>
    <w:p w14:paraId="33CF206E" w14:textId="77777777" w:rsidR="00BF6C0D" w:rsidRPr="0096167C" w:rsidRDefault="00244665" w:rsidP="00BF6C0D">
      <w:pPr>
        <w:rPr>
          <w:rFonts w:cs="Arial"/>
          <w:b/>
          <w:lang w:val="en-US"/>
        </w:rPr>
      </w:pPr>
      <w:r w:rsidRPr="0096167C">
        <w:rPr>
          <w:rFonts w:cs="Arial"/>
          <w:b/>
          <w:lang w:val="en-US"/>
        </w:rPr>
        <w:br w:type="column"/>
      </w:r>
    </w:p>
    <w:p w14:paraId="2C1BDAC1" w14:textId="77777777" w:rsidR="00550C0B" w:rsidRPr="0096167C" w:rsidRDefault="005A6FDA" w:rsidP="005617E8">
      <w:pPr>
        <w:pStyle w:val="Heading1"/>
        <w:rPr>
          <w:rFonts w:cs="Arial"/>
        </w:rPr>
      </w:pPr>
      <w:bookmarkStart w:id="40" w:name="_Toc304482871"/>
      <w:r w:rsidRPr="0096167C">
        <w:rPr>
          <w:rFonts w:cs="Arial"/>
        </w:rPr>
        <w:t>REVISÃO DA LITERATURA</w:t>
      </w:r>
      <w:bookmarkEnd w:id="40"/>
    </w:p>
    <w:p w14:paraId="43A3D9D5" w14:textId="4A88BF03" w:rsidR="00244665" w:rsidRPr="0096167C" w:rsidRDefault="00BC50D2" w:rsidP="00AF7B9E">
      <w:pPr>
        <w:rPr>
          <w:rFonts w:cs="Arial"/>
        </w:rPr>
      </w:pPr>
      <w:r w:rsidRPr="0096167C">
        <w:rPr>
          <w:rFonts w:cs="Arial"/>
        </w:rPr>
        <w:t xml:space="preserve">Para entender o contexto e aplicação desta pesquisa é necessário ter o conhecimento básico </w:t>
      </w:r>
      <w:r w:rsidR="00927D66">
        <w:rPr>
          <w:rFonts w:cs="Arial"/>
        </w:rPr>
        <w:t>do funcionamento de um espectrômetro de massas</w:t>
      </w:r>
      <w:r w:rsidR="00FC4FAE" w:rsidRPr="0096167C">
        <w:rPr>
          <w:rFonts w:cs="Arial"/>
        </w:rPr>
        <w:t xml:space="preserve"> e de </w:t>
      </w:r>
      <w:r w:rsidR="0052459D" w:rsidRPr="0096167C">
        <w:rPr>
          <w:rFonts w:cs="Arial"/>
        </w:rPr>
        <w:t xml:space="preserve">conceitos computacionais na área de </w:t>
      </w:r>
      <w:r w:rsidR="00FC4FAE" w:rsidRPr="0096167C">
        <w:rPr>
          <w:rFonts w:cs="Arial"/>
        </w:rPr>
        <w:t>inteligência artificial.</w:t>
      </w:r>
      <w:r w:rsidR="008B0F39" w:rsidRPr="0096167C">
        <w:rPr>
          <w:rFonts w:cs="Arial"/>
        </w:rPr>
        <w:t xml:space="preserve"> </w:t>
      </w:r>
      <w:r w:rsidR="00DE34FF" w:rsidRPr="0096167C">
        <w:rPr>
          <w:rFonts w:cs="Arial"/>
        </w:rPr>
        <w:t xml:space="preserve">O foco </w:t>
      </w:r>
      <w:r w:rsidR="008B0F39" w:rsidRPr="0096167C">
        <w:rPr>
          <w:rFonts w:cs="Arial"/>
        </w:rPr>
        <w:t xml:space="preserve">desta pesquisa está em </w:t>
      </w:r>
      <w:r w:rsidR="00DB5065" w:rsidRPr="0096167C">
        <w:rPr>
          <w:rFonts w:cs="Arial"/>
        </w:rPr>
        <w:t>aplicar conceitos de inteligência artificial</w:t>
      </w:r>
      <w:r w:rsidR="00C84F79" w:rsidRPr="0096167C">
        <w:rPr>
          <w:rFonts w:cs="Arial"/>
        </w:rPr>
        <w:t>,</w:t>
      </w:r>
      <w:r w:rsidR="00DB5065" w:rsidRPr="0096167C">
        <w:rPr>
          <w:rFonts w:cs="Arial"/>
        </w:rPr>
        <w:t xml:space="preserve"> como extração/seleção automática de características </w:t>
      </w:r>
      <w:r w:rsidR="004640FD" w:rsidRPr="0096167C">
        <w:rPr>
          <w:rFonts w:cs="Arial"/>
        </w:rPr>
        <w:t>em dados de espectrometria de massas</w:t>
      </w:r>
      <w:r w:rsidR="00C84F79" w:rsidRPr="0096167C">
        <w:rPr>
          <w:rFonts w:cs="Arial"/>
        </w:rPr>
        <w:t xml:space="preserve">, com o propósito de aprimorar as tarefas de classificação </w:t>
      </w:r>
      <w:r w:rsidR="00B3334C" w:rsidRPr="0096167C">
        <w:rPr>
          <w:rFonts w:cs="Arial"/>
        </w:rPr>
        <w:t>em aprendizagem de máquina</w:t>
      </w:r>
      <w:ins w:id="41" w:author="Paulo Carvalho" w:date="2015-11-13T14:54:00Z">
        <w:r w:rsidR="00FD6A63">
          <w:rPr>
            <w:rFonts w:cs="Arial"/>
          </w:rPr>
          <w:t xml:space="preserve"> em dados de espectrometria de massas</w:t>
        </w:r>
      </w:ins>
      <w:r w:rsidR="004640FD" w:rsidRPr="0096167C">
        <w:rPr>
          <w:rFonts w:cs="Arial"/>
        </w:rPr>
        <w:t>.</w:t>
      </w:r>
    </w:p>
    <w:p w14:paraId="7FE8914C" w14:textId="77777777" w:rsidR="00244665" w:rsidRPr="0096167C" w:rsidRDefault="00D0777A" w:rsidP="00AF7B9E">
      <w:pPr>
        <w:pStyle w:val="Heading2"/>
        <w:rPr>
          <w:rFonts w:cs="Arial"/>
        </w:rPr>
      </w:pPr>
      <w:bookmarkStart w:id="42" w:name="_Toc304482872"/>
      <w:r w:rsidRPr="0096167C">
        <w:rPr>
          <w:rFonts w:cs="Arial"/>
        </w:rPr>
        <w:t>ESPECTROMETRIA DE MASSAS</w:t>
      </w:r>
      <w:bookmarkEnd w:id="42"/>
    </w:p>
    <w:p w14:paraId="181B1768" w14:textId="1C463E1C" w:rsidR="001344AF" w:rsidRPr="0096167C" w:rsidRDefault="005B1A20" w:rsidP="001344AF">
      <w:pPr>
        <w:rPr>
          <w:rFonts w:cs="Arial"/>
        </w:rPr>
      </w:pPr>
      <w:r w:rsidRPr="0096167C">
        <w:rPr>
          <w:rFonts w:cs="Arial"/>
        </w:rPr>
        <w:t>A construção do pr</w:t>
      </w:r>
      <w:r w:rsidR="003F528E" w:rsidRPr="0096167C">
        <w:rPr>
          <w:rFonts w:cs="Arial"/>
        </w:rPr>
        <w:t>i</w:t>
      </w:r>
      <w:r w:rsidRPr="0096167C">
        <w:rPr>
          <w:rFonts w:cs="Arial"/>
        </w:rPr>
        <w:t xml:space="preserve">meiro </w:t>
      </w:r>
      <w:r w:rsidR="006B39AE">
        <w:rPr>
          <w:rFonts w:cs="Arial"/>
        </w:rPr>
        <w:t xml:space="preserve">espectrômetro de massas </w:t>
      </w:r>
      <w:r w:rsidR="003F528E" w:rsidRPr="0096167C">
        <w:rPr>
          <w:rFonts w:cs="Arial"/>
        </w:rPr>
        <w:t xml:space="preserve">é datada a partir do início do último </w:t>
      </w:r>
      <w:r w:rsidR="000F471A" w:rsidRPr="0096167C">
        <w:rPr>
          <w:rFonts w:cs="Arial"/>
        </w:rPr>
        <w:t>s</w:t>
      </w:r>
      <w:r w:rsidR="003F528E" w:rsidRPr="0096167C">
        <w:rPr>
          <w:rFonts w:cs="Arial"/>
        </w:rPr>
        <w:t>éculo</w:t>
      </w:r>
      <w:r w:rsidR="00E441F7">
        <w:rPr>
          <w:rFonts w:cs="Arial"/>
        </w:rPr>
        <w:t xml:space="preserve">. Campos elétricos e magnéticos </w:t>
      </w:r>
      <w:r w:rsidR="00E83A00" w:rsidRPr="0096167C">
        <w:rPr>
          <w:rFonts w:cs="Arial"/>
        </w:rPr>
        <w:t xml:space="preserve"> </w:t>
      </w:r>
      <w:r w:rsidRPr="0096167C">
        <w:rPr>
          <w:rFonts w:cs="Arial"/>
        </w:rPr>
        <w:fldChar w:fldCharType="begin" w:fldLock="1"/>
      </w:r>
      <w:r w:rsidR="00E15C43">
        <w:rPr>
          <w:rFonts w:cs="Arial"/>
        </w:rPr>
        <w:instrText>ADDIN CSL_CITATION { "citationItems" : [ { "id" : "ITEM-1", "itemData" : { "DOI" : "10.1093/bfgp/eli002", "ISBN" : "1473-9550 (Print)", "ISSN" : "14739550", "PMID" : "17202122", "abstract" : "In the late 1980s, the advent of soft ionization techniques capable of generating stable gas phase ions from thermally unstable biomolecules, namely matrix-assisted laser desorption/ionization (MALDI) and electrospray ionization (ESI), laid the way for the development of a set of powerful alternatives to the traditional Edman chemistry for the structural characterization of peptides and proteins. The rapid protein identification capabilities that, coupled with two-dimensional gel electrophoresis, provided insights into all sorts of biological systems since the dawn of proteomics and have been exploited in the last few years for the development of more powerful and automatable gel-free strategies, mainly based on multidimensional chromatographic separations of peptides from proteolytic digests. In parallel to the evolution of ion sources, mass analysers and scan modes, the invention of new elegant biochemical strategies to fractionate or simplify highly complex mixtures, or to introduce isotopic labels in peptides in a variety of ways now makes also possible large-scale, high-coverage quantitative studies in a wide dynamic range. In this review, we provide the fundamental concepts of mass spectrometry (MS) and describe the technological progress of MS-based proteomics since its earliest days. Representative literature examples of their true power, either when employed as exploratory or as targeted techniques, is provided as well.", "author" : [ { "dropping-particle" : "", "family" : "Ca\u00f1as", "given" : "Benito", "non-dropping-particle" : "", "parse-names" : false, "suffix" : "" }, { "dropping-particle" : "", "family" : "L\u00f3pez-Ferrer", "given" : "Daniel", "non-dropping-particle" : "", "parse-names" : false, "suffix" : "" }, { "dropping-particle" : "", "family" : "Ramos-Fern\u00e1ndez", "given" : "Antonio", "non-dropping-particle" : "", "parse-names" : false, "suffix" : "" }, { "dropping-particle" : "", "family" : "Camafeita", "given" : "Emilio", "non-dropping-particle" : "", "parse-names" : false, "suffix" : "" }, { "dropping-particle" : "", "family" : "Calvo", "given" : "Enrique", "non-dropping-particle" : "", "parse-names" : false, "suffix" : "" } ], "container-title" : "Briefings in Functional Genomics and Proteomics", "id" : "ITEM-1", "issue" : "4", "issued" : { "date-parts" : [ [ "2006" ] ] }, "page" : "295-320", "title" : "Mass spectrometry technologies for proteomics", "type" : "article-journal", "volume" : "4" }, "uris" : [ "http://www.mendeley.com/documents/?uuid=841a8647-13ef-4508-a394-5f9c718b1ad6" ] } ], "mendeley" : { "formattedCitation" : "(CA\u00d1AS et al., 2006)", "plainTextFormattedCitation" : "(CA\u00d1AS et al., 2006)", "previouslyFormattedCitation" : "(CA\u00d1AS et al., 2006)" }, "properties" : { "noteIndex" : 0 }, "schema" : "https://github.com/citation-style-language/schema/raw/master/csl-citation.json" }</w:instrText>
      </w:r>
      <w:r w:rsidRPr="0096167C">
        <w:rPr>
          <w:rFonts w:cs="Arial"/>
        </w:rPr>
        <w:fldChar w:fldCharType="separate"/>
      </w:r>
      <w:r w:rsidR="00937B74" w:rsidRPr="00937B74">
        <w:rPr>
          <w:rFonts w:cs="Arial"/>
          <w:noProof/>
        </w:rPr>
        <w:t>(CAÑAS et al., 2006)</w:t>
      </w:r>
      <w:r w:rsidRPr="0096167C">
        <w:rPr>
          <w:rFonts w:cs="Arial"/>
        </w:rPr>
        <w:fldChar w:fldCharType="end"/>
      </w:r>
      <w:r w:rsidR="000B178C" w:rsidRPr="0096167C">
        <w:rPr>
          <w:rFonts w:cs="Arial"/>
        </w:rPr>
        <w:t>.</w:t>
      </w:r>
      <w:r w:rsidR="003C419D" w:rsidRPr="0096167C">
        <w:rPr>
          <w:rFonts w:cs="Arial"/>
        </w:rPr>
        <w:t xml:space="preserve"> </w:t>
      </w:r>
    </w:p>
    <w:p w14:paraId="625DC1ED" w14:textId="2DE96BD4" w:rsidR="001344AF" w:rsidRPr="0096167C" w:rsidRDefault="001344AF" w:rsidP="001344AF">
      <w:pPr>
        <w:pStyle w:val="citao3linhas"/>
        <w:rPr>
          <w:rFonts w:cs="Arial"/>
        </w:rPr>
      </w:pPr>
      <w:r w:rsidRPr="0096167C">
        <w:rPr>
          <w:rFonts w:cs="Arial"/>
        </w:rPr>
        <w:t xml:space="preserve">“A espectrometria de massas consiste em pesar moléculas individualmente transformando-as em íons no vácuo medindo a resposta de sua a resposta de suas trajetórias em campos elétricos e magnéticos ou ambos” </w:t>
      </w:r>
      <w:r w:rsidRPr="0096167C">
        <w:rPr>
          <w:rFonts w:cs="Arial"/>
        </w:rPr>
        <w:fldChar w:fldCharType="begin" w:fldLock="1"/>
      </w:r>
      <w:r w:rsidR="006C0031">
        <w:rPr>
          <w:rFonts w:cs="Arial"/>
        </w:rPr>
        <w:instrText>ADDIN CSL_CITATION { "citationItems" : [ { "id" : "ITEM-1", "itemData" : { "author" : [ { "dropping-particle" : "", "family" : "Fenn", "given" : "JB John B", "non-dropping-particle" : "", "parse-names" : false, "suffix" : "" }, { "dropping-particle" : "", "family" : "Mann", "given" : "Matrhias", "non-dropping-particle" : "", "parse-names" : false, "suffix" : "" }, { "dropping-particle" : "", "family" : "Meng", "given" : "Chin K a I CK", "non-dropping-particle" : "", "parse-names" : false, "suffix" : "" }, { "dropping-particle" : "", "family" : "Wong", "given" : "Shek Fu", "non-dropping-particle" : "", "parse-names" : false, "suffix" : "" }, { "dropping-particle" : "", "family" : "Whitehouse", "given" : "Craig M", "non-dropping-particle" : "", "parse-names" : false, "suffix" : "" } ], "container-title" : "Science", "id" : "ITEM-1", "issue" : "6", "issued" : { "date-parts" : [ [ "1989" ] ] }, "page" : "64-71", "title" : "Electrospray ionization for mass spectrometry of large biomolecules", "type" : "article-journal", "volume" : "246" }, "uris" : [ "http://www.mendeley.com/documents/?uuid=468b6f71-60c2-4592-a107-a95ee583bd08" ] } ], "mendeley" : { "formattedCitation" : "(FENN et al., 1989)", "plainTextFormattedCitation" : "(FENN et al., 1989)", "previouslyFormattedCitation" : "(FENN et al., 1989)" }, "properties" : { "noteIndex" : 0 }, "schema" : "https://github.com/citation-style-language/schema/raw/master/csl-citation.json" }</w:instrText>
      </w:r>
      <w:r w:rsidRPr="0096167C">
        <w:rPr>
          <w:rFonts w:cs="Arial"/>
        </w:rPr>
        <w:fldChar w:fldCharType="separate"/>
      </w:r>
      <w:r w:rsidR="00DD3C16" w:rsidRPr="00DD3C16">
        <w:rPr>
          <w:rFonts w:cs="Arial"/>
          <w:noProof/>
        </w:rPr>
        <w:t>(FENN et al., 1989)</w:t>
      </w:r>
      <w:r w:rsidRPr="0096167C">
        <w:rPr>
          <w:rFonts w:cs="Arial"/>
        </w:rPr>
        <w:fldChar w:fldCharType="end"/>
      </w:r>
      <w:r w:rsidRPr="0096167C">
        <w:rPr>
          <w:rFonts w:cs="Arial"/>
        </w:rPr>
        <w:t>.</w:t>
      </w:r>
    </w:p>
    <w:p w14:paraId="41E59670" w14:textId="77777777" w:rsidR="0092261B" w:rsidRPr="0096167C" w:rsidRDefault="007B325D" w:rsidP="00AF7B9E">
      <w:pPr>
        <w:rPr>
          <w:rFonts w:cs="Arial"/>
        </w:rPr>
      </w:pPr>
      <w:r w:rsidRPr="0096167C">
        <w:rPr>
          <w:rFonts w:cs="Arial"/>
        </w:rPr>
        <w:t>O</w:t>
      </w:r>
      <w:r w:rsidR="00BD663F" w:rsidRPr="0096167C">
        <w:rPr>
          <w:rFonts w:cs="Arial"/>
        </w:rPr>
        <w:t xml:space="preserve"> papel </w:t>
      </w:r>
      <w:r w:rsidR="00D91473" w:rsidRPr="0096167C">
        <w:rPr>
          <w:rFonts w:cs="Arial"/>
        </w:rPr>
        <w:t xml:space="preserve">de um espectrômetro de massas </w:t>
      </w:r>
      <w:r w:rsidR="00BD663F" w:rsidRPr="0096167C">
        <w:rPr>
          <w:rFonts w:cs="Arial"/>
        </w:rPr>
        <w:t xml:space="preserve">é basicamente </w:t>
      </w:r>
      <w:r w:rsidR="00AE261F" w:rsidRPr="0096167C">
        <w:rPr>
          <w:rFonts w:cs="Arial"/>
        </w:rPr>
        <w:t xml:space="preserve">de </w:t>
      </w:r>
      <w:r w:rsidR="00BD663F" w:rsidRPr="0096167C">
        <w:rPr>
          <w:rFonts w:cs="Arial"/>
        </w:rPr>
        <w:t xml:space="preserve">medir a massa molecular </w:t>
      </w:r>
      <w:r w:rsidR="006E2972" w:rsidRPr="0096167C">
        <w:rPr>
          <w:rFonts w:cs="Arial"/>
        </w:rPr>
        <w:t xml:space="preserve">e a intensidade </w:t>
      </w:r>
      <w:r w:rsidR="00BD663F" w:rsidRPr="0096167C">
        <w:rPr>
          <w:rFonts w:cs="Arial"/>
        </w:rPr>
        <w:t>d</w:t>
      </w:r>
      <w:r w:rsidR="004268FD" w:rsidRPr="0096167C">
        <w:rPr>
          <w:rFonts w:cs="Arial"/>
        </w:rPr>
        <w:t>os</w:t>
      </w:r>
      <w:r w:rsidR="00BD663F" w:rsidRPr="0096167C">
        <w:rPr>
          <w:rFonts w:cs="Arial"/>
        </w:rPr>
        <w:t xml:space="preserve"> componentes </w:t>
      </w:r>
      <w:r w:rsidR="009E22A1" w:rsidRPr="0096167C">
        <w:rPr>
          <w:rFonts w:cs="Arial"/>
        </w:rPr>
        <w:t>de</w:t>
      </w:r>
      <w:r w:rsidR="00137618" w:rsidRPr="0096167C">
        <w:rPr>
          <w:rFonts w:cs="Arial"/>
        </w:rPr>
        <w:t xml:space="preserve"> uma amostra</w:t>
      </w:r>
      <w:r w:rsidR="00BD663F" w:rsidRPr="0096167C">
        <w:rPr>
          <w:rFonts w:cs="Arial"/>
        </w:rPr>
        <w:t>.</w:t>
      </w:r>
      <w:r w:rsidR="000B07EE" w:rsidRPr="0096167C">
        <w:rPr>
          <w:rFonts w:cs="Arial"/>
        </w:rPr>
        <w:t xml:space="preserve"> </w:t>
      </w:r>
    </w:p>
    <w:p w14:paraId="1FC90B66" w14:textId="77777777" w:rsidR="0092261B" w:rsidRPr="0096167C" w:rsidRDefault="0092261B" w:rsidP="0092261B">
      <w:pPr>
        <w:ind w:firstLine="0"/>
        <w:rPr>
          <w:rFonts w:cs="Arial"/>
        </w:rPr>
      </w:pPr>
    </w:p>
    <w:p w14:paraId="7EC7112E" w14:textId="77777777" w:rsidR="00C60985" w:rsidRPr="0096167C" w:rsidRDefault="00DD757A" w:rsidP="00C60985">
      <w:pPr>
        <w:keepNext/>
        <w:ind w:firstLine="0"/>
        <w:rPr>
          <w:rFonts w:cs="Arial"/>
        </w:rPr>
      </w:pPr>
      <w:r w:rsidRPr="0096167C">
        <w:rPr>
          <w:rFonts w:cs="Arial"/>
          <w:noProof/>
          <w:lang w:val="en-US" w:eastAsia="en-US"/>
        </w:rPr>
        <w:drawing>
          <wp:inline distT="0" distB="0" distL="0" distR="0" wp14:anchorId="35D0EBBF" wp14:editId="2AF0DE72">
            <wp:extent cx="5964555" cy="3742690"/>
            <wp:effectExtent l="19050" t="0" r="0" b="0"/>
            <wp:docPr id="1" name="Afbeelding 1" descr="EsquemaSpectrome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quemaSpectrometro"/>
                    <pic:cNvPicPr>
                      <a:picLocks noChangeAspect="1" noChangeArrowheads="1"/>
                    </pic:cNvPicPr>
                  </pic:nvPicPr>
                  <pic:blipFill>
                    <a:blip r:embed="rId12" cstate="print"/>
                    <a:srcRect/>
                    <a:stretch>
                      <a:fillRect/>
                    </a:stretch>
                  </pic:blipFill>
                  <pic:spPr bwMode="auto">
                    <a:xfrm>
                      <a:off x="0" y="0"/>
                      <a:ext cx="5964555" cy="3742690"/>
                    </a:xfrm>
                    <a:prstGeom prst="rect">
                      <a:avLst/>
                    </a:prstGeom>
                    <a:noFill/>
                    <a:ln w="9525">
                      <a:noFill/>
                      <a:miter lim="800000"/>
                      <a:headEnd/>
                      <a:tailEnd/>
                    </a:ln>
                  </pic:spPr>
                </pic:pic>
              </a:graphicData>
            </a:graphic>
          </wp:inline>
        </w:drawing>
      </w:r>
    </w:p>
    <w:p w14:paraId="35EB1CB4" w14:textId="2C73F3CD" w:rsidR="00AF7B9E" w:rsidRPr="0096167C" w:rsidRDefault="0096167C" w:rsidP="00C60985">
      <w:pPr>
        <w:pStyle w:val="Caption"/>
        <w:rPr>
          <w:rFonts w:cs="Arial"/>
        </w:rPr>
      </w:pPr>
      <w:bookmarkStart w:id="43" w:name="_Ref299373273"/>
      <w:bookmarkStart w:id="44" w:name="_Ref299373250"/>
      <w:bookmarkStart w:id="45" w:name="_Toc307490901"/>
      <w:r>
        <w:rPr>
          <w:rFonts w:cs="Arial"/>
        </w:rPr>
        <w:t>FIGURA</w:t>
      </w:r>
      <w:r w:rsidR="00C60985" w:rsidRPr="0096167C">
        <w:rPr>
          <w:rFonts w:cs="Arial"/>
        </w:rPr>
        <w:t xml:space="preserve"> </w:t>
      </w:r>
      <w:r w:rsidR="00C60985" w:rsidRPr="0096167C">
        <w:rPr>
          <w:rFonts w:cs="Arial"/>
        </w:rPr>
        <w:fldChar w:fldCharType="begin"/>
      </w:r>
      <w:r w:rsidR="00C60985" w:rsidRPr="0096167C">
        <w:rPr>
          <w:rFonts w:cs="Arial"/>
        </w:rPr>
        <w:instrText xml:space="preserve"> SEQ Figure \* ARABIC </w:instrText>
      </w:r>
      <w:r w:rsidR="00C60985" w:rsidRPr="0096167C">
        <w:rPr>
          <w:rFonts w:cs="Arial"/>
        </w:rPr>
        <w:fldChar w:fldCharType="separate"/>
      </w:r>
      <w:r w:rsidR="001063CA">
        <w:rPr>
          <w:rFonts w:cs="Arial"/>
          <w:noProof/>
        </w:rPr>
        <w:t>1</w:t>
      </w:r>
      <w:r w:rsidR="00C60985" w:rsidRPr="0096167C">
        <w:rPr>
          <w:rFonts w:cs="Arial"/>
        </w:rPr>
        <w:fldChar w:fldCharType="end"/>
      </w:r>
      <w:bookmarkEnd w:id="43"/>
      <w:r w:rsidR="00C60985" w:rsidRPr="0096167C">
        <w:rPr>
          <w:rFonts w:cs="Arial"/>
        </w:rPr>
        <w:t xml:space="preserve"> - Representação </w:t>
      </w:r>
      <w:r w:rsidR="00CD1C17" w:rsidRPr="0096167C">
        <w:rPr>
          <w:rFonts w:cs="Arial"/>
        </w:rPr>
        <w:t>esquematizada de um</w:t>
      </w:r>
      <w:r w:rsidR="00C60985" w:rsidRPr="0096167C">
        <w:rPr>
          <w:rFonts w:cs="Arial"/>
        </w:rPr>
        <w:t xml:space="preserve"> espectrômetro de massas</w:t>
      </w:r>
      <w:r w:rsidR="002A76B4" w:rsidRPr="0096167C">
        <w:rPr>
          <w:rFonts w:cs="Arial"/>
        </w:rPr>
        <w:t xml:space="preserve"> </w:t>
      </w:r>
      <w:bookmarkEnd w:id="44"/>
      <w:r w:rsidR="0012452B" w:rsidRPr="0096167C">
        <w:rPr>
          <w:rFonts w:cs="Arial"/>
        </w:rPr>
        <w:t>do q</w:t>
      </w:r>
      <w:r w:rsidR="00E430E5" w:rsidRPr="0096167C">
        <w:rPr>
          <w:rFonts w:cs="Arial"/>
        </w:rPr>
        <w:t xml:space="preserve">uadrupolo em uma </w:t>
      </w:r>
      <w:r w:rsidR="00AE261F" w:rsidRPr="0096167C">
        <w:rPr>
          <w:rFonts w:cs="Arial"/>
        </w:rPr>
        <w:t xml:space="preserve">fonte de ionização </w:t>
      </w:r>
      <w:r w:rsidR="00E430E5" w:rsidRPr="0096167C">
        <w:rPr>
          <w:rFonts w:cs="Arial"/>
        </w:rPr>
        <w:t>acoplad</w:t>
      </w:r>
      <w:r w:rsidR="00AE261F" w:rsidRPr="0096167C">
        <w:rPr>
          <w:rFonts w:cs="Arial"/>
        </w:rPr>
        <w:t>a do tipo</w:t>
      </w:r>
      <w:r w:rsidR="00E430E5" w:rsidRPr="0096167C">
        <w:rPr>
          <w:rFonts w:cs="Arial"/>
        </w:rPr>
        <w:t xml:space="preserve"> ESI</w:t>
      </w:r>
      <w:r w:rsidR="00CD4C5E" w:rsidRPr="0096167C">
        <w:rPr>
          <w:rFonts w:cs="Arial"/>
        </w:rPr>
        <w:t xml:space="preserve"> </w:t>
      </w:r>
      <w:r w:rsidR="00CD4C5E" w:rsidRPr="0096167C">
        <w:rPr>
          <w:rFonts w:cs="Arial"/>
        </w:rPr>
        <w:fldChar w:fldCharType="begin" w:fldLock="1"/>
      </w:r>
      <w:r w:rsidR="005F1737" w:rsidRPr="0096167C">
        <w:rPr>
          <w:rFonts w:cs="Arial"/>
        </w:rPr>
        <w:instrText>ADDIN CSL_CITATION { "citationItems" : [ { "id" : "ITEM-1", "itemData" : { "author" : [ { "dropping-particle" : "", "family" : "Fenn", "given" : "JB John B", "non-dropping-particle" : "", "parse-names" : false, "suffix" : "" }, { "dropping-particle" : "", "family" : "Mann", "given" : "Matrhias", "non-dropping-particle" : "", "parse-names" : false, "suffix" : "" }, { "dropping-particle" : "", "family" : "Meng", "given" : "Chin K a I CK", "non-dropping-particle" : "", "parse-names" : false, "suffix" : "" }, { "dropping-particle" : "", "family" : "Wong", "given" : "Shek Fu", "non-dropping-particle" : "", "parse-names" : false, "suffix" : "" }, { "dropping-particle" : "", "family" : "Whitehouse", "given" : "Craig M", "non-dropping-particle" : "", "parse-names" : false, "suffix" : "" } ], "container-title" : "Science", "id" : "ITEM-1", "issue" : "6", "issued" : { "date-parts" : [ [ "1989" ] ] }, "page" : "64-71", "title" : "Electrospray ionization for mass spectrometry of large biomolecules", "type" : "article-journal", "volume" : "246" }, "uris" : [ "http://www.mendeley.com/documents/?uuid=468b6f71-60c2-4592-a107-a95ee583bd08" ] } ], "mendeley" : { "formattedCitation" : "(FENN et al., 1989)", "plainTextFormattedCitation" : "(FENN et al., 1989)", "previouslyFormattedCitation" : "(FENN et al., 1989)" }, "properties" : { "noteIndex" : 0 }, "schema" : "https://github.com/citation-style-language/schema/raw/master/csl-citation.json" }</w:instrText>
      </w:r>
      <w:r w:rsidR="00CD4C5E" w:rsidRPr="0096167C">
        <w:rPr>
          <w:rFonts w:cs="Arial"/>
        </w:rPr>
        <w:fldChar w:fldCharType="separate"/>
      </w:r>
      <w:r w:rsidR="00034965" w:rsidRPr="0096167C">
        <w:rPr>
          <w:rFonts w:cs="Arial"/>
          <w:noProof/>
        </w:rPr>
        <w:t>(FENN et al., 1989)</w:t>
      </w:r>
      <w:bookmarkEnd w:id="45"/>
      <w:r w:rsidR="00CD4C5E" w:rsidRPr="0096167C">
        <w:rPr>
          <w:rFonts w:cs="Arial"/>
        </w:rPr>
        <w:fldChar w:fldCharType="end"/>
      </w:r>
      <w:r w:rsidR="002A76B4" w:rsidRPr="0096167C">
        <w:rPr>
          <w:rFonts w:cs="Arial"/>
        </w:rPr>
        <w:t xml:space="preserve"> </w:t>
      </w:r>
    </w:p>
    <w:p w14:paraId="17B8FD22" w14:textId="5CDCA549" w:rsidR="005164FE" w:rsidRPr="0096167C" w:rsidRDefault="005164FE" w:rsidP="009D083D">
      <w:pPr>
        <w:rPr>
          <w:rFonts w:cs="Arial"/>
        </w:rPr>
      </w:pPr>
      <w:r w:rsidRPr="0096167C">
        <w:rPr>
          <w:rFonts w:cs="Arial"/>
        </w:rPr>
        <w:t>A</w:t>
      </w:r>
      <w:r w:rsidR="004B012F" w:rsidRPr="0096167C">
        <w:rPr>
          <w:rFonts w:cs="Arial"/>
        </w:rPr>
        <w:t xml:space="preserve"> </w:t>
      </w:r>
      <w:r w:rsidR="004B012F" w:rsidRPr="0096167C">
        <w:rPr>
          <w:rFonts w:cs="Arial"/>
        </w:rPr>
        <w:fldChar w:fldCharType="begin"/>
      </w:r>
      <w:r w:rsidR="004B012F" w:rsidRPr="0096167C">
        <w:rPr>
          <w:rFonts w:cs="Arial"/>
        </w:rPr>
        <w:instrText xml:space="preserve"> REF _Ref299373273 \h </w:instrText>
      </w:r>
      <w:r w:rsidR="004B012F" w:rsidRPr="0096167C">
        <w:rPr>
          <w:rFonts w:cs="Arial"/>
        </w:rPr>
      </w:r>
      <w:r w:rsidR="004B012F" w:rsidRPr="0096167C">
        <w:rPr>
          <w:rFonts w:cs="Arial"/>
        </w:rPr>
        <w:fldChar w:fldCharType="separate"/>
      </w:r>
      <w:r w:rsidR="0045698B">
        <w:rPr>
          <w:rFonts w:cs="Arial"/>
        </w:rPr>
        <w:t>FIGURA</w:t>
      </w:r>
      <w:r w:rsidR="0045698B" w:rsidRPr="0096167C">
        <w:rPr>
          <w:rFonts w:cs="Arial"/>
        </w:rPr>
        <w:t xml:space="preserve"> </w:t>
      </w:r>
      <w:r w:rsidR="0045698B">
        <w:rPr>
          <w:rFonts w:cs="Arial"/>
          <w:noProof/>
        </w:rPr>
        <w:t>1</w:t>
      </w:r>
      <w:r w:rsidR="004B012F" w:rsidRPr="0096167C">
        <w:rPr>
          <w:rFonts w:cs="Arial"/>
        </w:rPr>
        <w:fldChar w:fldCharType="end"/>
      </w:r>
      <w:r w:rsidR="004B012F" w:rsidRPr="0096167C">
        <w:rPr>
          <w:rFonts w:cs="Arial"/>
        </w:rPr>
        <w:t xml:space="preserve"> representa um esquema de um espectrômetro d</w:t>
      </w:r>
      <w:r w:rsidR="00353BBE" w:rsidRPr="0096167C">
        <w:rPr>
          <w:rFonts w:cs="Arial"/>
        </w:rPr>
        <w:t xml:space="preserve">e massas. </w:t>
      </w:r>
      <w:r w:rsidR="009D083D" w:rsidRPr="0096167C">
        <w:rPr>
          <w:rFonts w:cs="Arial"/>
        </w:rPr>
        <w:t xml:space="preserve">De forma geral um espectrômetro de massas é dividido em 4 </w:t>
      </w:r>
      <w:r w:rsidR="00D516F7" w:rsidRPr="0096167C">
        <w:rPr>
          <w:rFonts w:cs="Arial"/>
        </w:rPr>
        <w:t>principais etapas</w:t>
      </w:r>
      <w:r w:rsidR="009D083D" w:rsidRPr="0096167C">
        <w:rPr>
          <w:rFonts w:cs="Arial"/>
        </w:rPr>
        <w:t>: Ionização</w:t>
      </w:r>
      <w:r w:rsidR="00713439" w:rsidRPr="0096167C">
        <w:rPr>
          <w:rFonts w:cs="Arial"/>
        </w:rPr>
        <w:t>;</w:t>
      </w:r>
      <w:r w:rsidR="009D083D" w:rsidRPr="0096167C">
        <w:rPr>
          <w:rFonts w:cs="Arial"/>
        </w:rPr>
        <w:t xml:space="preserve"> </w:t>
      </w:r>
      <w:r w:rsidR="005645B4" w:rsidRPr="0096167C">
        <w:rPr>
          <w:rFonts w:cs="Arial"/>
        </w:rPr>
        <w:t>An</w:t>
      </w:r>
      <w:r w:rsidR="003B08EF" w:rsidRPr="0096167C">
        <w:rPr>
          <w:rFonts w:cs="Arial"/>
        </w:rPr>
        <w:t>á</w:t>
      </w:r>
      <w:r w:rsidR="005645B4" w:rsidRPr="0096167C">
        <w:rPr>
          <w:rFonts w:cs="Arial"/>
        </w:rPr>
        <w:t>li</w:t>
      </w:r>
      <w:r w:rsidR="00AA40A7" w:rsidRPr="0096167C">
        <w:rPr>
          <w:rFonts w:cs="Arial"/>
        </w:rPr>
        <w:t>s</w:t>
      </w:r>
      <w:r w:rsidR="003C69D5" w:rsidRPr="0096167C">
        <w:rPr>
          <w:rFonts w:cs="Arial"/>
        </w:rPr>
        <w:t>e</w:t>
      </w:r>
      <w:r w:rsidR="009D083D" w:rsidRPr="0096167C">
        <w:rPr>
          <w:rFonts w:cs="Arial"/>
        </w:rPr>
        <w:t xml:space="preserve"> de </w:t>
      </w:r>
      <w:r w:rsidR="00EC68EE" w:rsidRPr="0096167C">
        <w:rPr>
          <w:rFonts w:cs="Arial"/>
        </w:rPr>
        <w:t>M</w:t>
      </w:r>
      <w:r w:rsidR="009D083D" w:rsidRPr="0096167C">
        <w:rPr>
          <w:rFonts w:cs="Arial"/>
        </w:rPr>
        <w:t>assas; Detector de Íons e Interpretação dos dados</w:t>
      </w:r>
      <w:r w:rsidR="005750A2" w:rsidRPr="0096167C">
        <w:rPr>
          <w:rFonts w:cs="Arial"/>
        </w:rPr>
        <w:t xml:space="preserve"> (J. Yates </w:t>
      </w:r>
      <w:r w:rsidR="005750A2" w:rsidRPr="0096167C">
        <w:rPr>
          <w:rFonts w:cs="Arial"/>
          <w:i/>
        </w:rPr>
        <w:t>et al</w:t>
      </w:r>
      <w:r w:rsidR="008B07D4" w:rsidRPr="0096167C">
        <w:rPr>
          <w:rFonts w:cs="Arial"/>
          <w:i/>
        </w:rPr>
        <w:t>.,</w:t>
      </w:r>
      <w:r w:rsidR="005750A2" w:rsidRPr="0096167C">
        <w:rPr>
          <w:rFonts w:cs="Arial"/>
        </w:rPr>
        <w:t xml:space="preserve"> 2009)</w:t>
      </w:r>
      <w:r w:rsidR="005462C6" w:rsidRPr="0096167C">
        <w:rPr>
          <w:rFonts w:cs="Arial"/>
        </w:rPr>
        <w:t>.</w:t>
      </w:r>
      <w:r w:rsidR="005E6DE8" w:rsidRPr="0096167C">
        <w:rPr>
          <w:rFonts w:cs="Arial"/>
        </w:rPr>
        <w:t xml:space="preserve"> </w:t>
      </w:r>
      <w:r w:rsidR="008B07D4" w:rsidRPr="0096167C">
        <w:rPr>
          <w:rFonts w:cs="Arial"/>
        </w:rPr>
        <w:t>E</w:t>
      </w:r>
      <w:r w:rsidR="005E6DE8" w:rsidRPr="0096167C">
        <w:rPr>
          <w:rFonts w:cs="Arial"/>
        </w:rPr>
        <w:t xml:space="preserve">sta última é feita fora do espectrômetro </w:t>
      </w:r>
      <w:r w:rsidR="00D516F7" w:rsidRPr="0096167C">
        <w:rPr>
          <w:rFonts w:cs="Arial"/>
        </w:rPr>
        <w:t>por u</w:t>
      </w:r>
      <w:r w:rsidR="002514EB" w:rsidRPr="0096167C">
        <w:rPr>
          <w:rFonts w:cs="Arial"/>
        </w:rPr>
        <w:t>m software</w:t>
      </w:r>
      <w:r w:rsidR="00996719" w:rsidRPr="0096167C">
        <w:rPr>
          <w:rFonts w:cs="Arial"/>
        </w:rPr>
        <w:t xml:space="preserve"> instalado em um computador</w:t>
      </w:r>
      <w:r w:rsidR="008A173F" w:rsidRPr="0096167C">
        <w:rPr>
          <w:rFonts w:cs="Arial"/>
        </w:rPr>
        <w:t xml:space="preserve"> a parte do espectr</w:t>
      </w:r>
      <w:r w:rsidR="0012452B" w:rsidRPr="0096167C">
        <w:rPr>
          <w:rFonts w:cs="Arial"/>
        </w:rPr>
        <w:t>ô</w:t>
      </w:r>
      <w:r w:rsidR="008A173F" w:rsidRPr="0096167C">
        <w:rPr>
          <w:rFonts w:cs="Arial"/>
        </w:rPr>
        <w:t>metro</w:t>
      </w:r>
      <w:r w:rsidR="003A1379" w:rsidRPr="0096167C">
        <w:rPr>
          <w:rFonts w:cs="Arial"/>
        </w:rPr>
        <w:t xml:space="preserve">. </w:t>
      </w:r>
      <w:r w:rsidR="008B07D4" w:rsidRPr="0096167C">
        <w:rPr>
          <w:rFonts w:cs="Arial"/>
        </w:rPr>
        <w:t xml:space="preserve">O </w:t>
      </w:r>
      <w:r w:rsidR="00B14BA7" w:rsidRPr="0096167C">
        <w:rPr>
          <w:rFonts w:cs="Arial"/>
        </w:rPr>
        <w:t xml:space="preserve">esquema apresentado na </w:t>
      </w:r>
      <w:r w:rsidR="00B14BA7" w:rsidRPr="0096167C">
        <w:rPr>
          <w:rFonts w:cs="Arial"/>
        </w:rPr>
        <w:fldChar w:fldCharType="begin"/>
      </w:r>
      <w:r w:rsidR="00B14BA7" w:rsidRPr="0096167C">
        <w:rPr>
          <w:rFonts w:cs="Arial"/>
        </w:rPr>
        <w:instrText xml:space="preserve"> REF _Ref299373273 \h </w:instrText>
      </w:r>
      <w:r w:rsidR="00B14BA7" w:rsidRPr="0096167C">
        <w:rPr>
          <w:rFonts w:cs="Arial"/>
        </w:rPr>
      </w:r>
      <w:r w:rsidR="00B14BA7" w:rsidRPr="0096167C">
        <w:rPr>
          <w:rFonts w:cs="Arial"/>
        </w:rPr>
        <w:fldChar w:fldCharType="separate"/>
      </w:r>
      <w:r w:rsidR="0045698B">
        <w:rPr>
          <w:rFonts w:cs="Arial"/>
        </w:rPr>
        <w:t>FIGURA</w:t>
      </w:r>
      <w:r w:rsidR="0045698B" w:rsidRPr="0096167C">
        <w:rPr>
          <w:rFonts w:cs="Arial"/>
        </w:rPr>
        <w:t xml:space="preserve"> </w:t>
      </w:r>
      <w:r w:rsidR="0045698B">
        <w:rPr>
          <w:rFonts w:cs="Arial"/>
          <w:noProof/>
        </w:rPr>
        <w:t>1</w:t>
      </w:r>
      <w:r w:rsidR="00B14BA7" w:rsidRPr="0096167C">
        <w:rPr>
          <w:rFonts w:cs="Arial"/>
        </w:rPr>
        <w:fldChar w:fldCharType="end"/>
      </w:r>
      <w:r w:rsidR="00B14BA7" w:rsidRPr="0096167C">
        <w:rPr>
          <w:rFonts w:cs="Arial"/>
        </w:rPr>
        <w:t xml:space="preserve"> representa a parte física do espectrômetro de massas onde </w:t>
      </w:r>
      <w:r w:rsidR="0000086F" w:rsidRPr="0096167C">
        <w:rPr>
          <w:rFonts w:cs="Arial"/>
        </w:rPr>
        <w:t xml:space="preserve">a amostra </w:t>
      </w:r>
      <w:r w:rsidR="008B07D4" w:rsidRPr="0096167C">
        <w:rPr>
          <w:rFonts w:cs="Arial"/>
        </w:rPr>
        <w:t xml:space="preserve">(líquida) </w:t>
      </w:r>
      <w:r w:rsidR="0000086F" w:rsidRPr="0096167C">
        <w:rPr>
          <w:rFonts w:cs="Arial"/>
        </w:rPr>
        <w:t>a ser analisada</w:t>
      </w:r>
      <w:r w:rsidR="003F57B3" w:rsidRPr="0096167C">
        <w:rPr>
          <w:rFonts w:cs="Arial"/>
        </w:rPr>
        <w:t xml:space="preserve"> </w:t>
      </w:r>
      <w:r w:rsidR="00AD7261" w:rsidRPr="0096167C">
        <w:rPr>
          <w:rFonts w:cs="Arial"/>
        </w:rPr>
        <w:t>parte de “</w:t>
      </w:r>
      <w:proofErr w:type="spellStart"/>
      <w:r w:rsidR="00353BBE" w:rsidRPr="00FD6A63">
        <w:rPr>
          <w:rFonts w:cs="Arial"/>
          <w:i/>
        </w:rPr>
        <w:t>liquid</w:t>
      </w:r>
      <w:proofErr w:type="spellEnd"/>
      <w:r w:rsidR="00353BBE" w:rsidRPr="00FD6A63">
        <w:rPr>
          <w:rFonts w:cs="Arial"/>
          <w:i/>
        </w:rPr>
        <w:t xml:space="preserve"> </w:t>
      </w:r>
      <w:proofErr w:type="spellStart"/>
      <w:r w:rsidR="00353BBE" w:rsidRPr="00FD6A63">
        <w:rPr>
          <w:rFonts w:cs="Arial"/>
          <w:i/>
        </w:rPr>
        <w:lastRenderedPageBreak/>
        <w:t>sample</w:t>
      </w:r>
      <w:proofErr w:type="spellEnd"/>
      <w:r w:rsidR="00AD7261" w:rsidRPr="0096167C">
        <w:rPr>
          <w:rFonts w:cs="Arial"/>
          <w:i/>
        </w:rPr>
        <w:t>”</w:t>
      </w:r>
      <w:r w:rsidR="009D1EE7" w:rsidRPr="0096167C">
        <w:rPr>
          <w:rFonts w:cs="Arial"/>
          <w:i/>
        </w:rPr>
        <w:t xml:space="preserve"> </w:t>
      </w:r>
      <w:r w:rsidR="009D1EE7" w:rsidRPr="0096167C">
        <w:rPr>
          <w:rFonts w:cs="Arial"/>
        </w:rPr>
        <w:t xml:space="preserve">e deve ser ionizada em </w:t>
      </w:r>
      <w:r w:rsidR="00E51401" w:rsidRPr="0096167C">
        <w:rPr>
          <w:rFonts w:cs="Arial"/>
        </w:rPr>
        <w:t>“</w:t>
      </w:r>
      <w:proofErr w:type="spellStart"/>
      <w:r w:rsidR="004F1469" w:rsidRPr="00FD6A63">
        <w:rPr>
          <w:rFonts w:cs="Arial"/>
          <w:i/>
        </w:rPr>
        <w:t>Cylindrical</w:t>
      </w:r>
      <w:proofErr w:type="spellEnd"/>
      <w:r w:rsidR="00E51401" w:rsidRPr="00FD6A63">
        <w:rPr>
          <w:rFonts w:cs="Arial"/>
          <w:i/>
        </w:rPr>
        <w:t xml:space="preserve"> </w:t>
      </w:r>
      <w:proofErr w:type="spellStart"/>
      <w:r w:rsidR="00E51401" w:rsidRPr="00FD6A63">
        <w:rPr>
          <w:rFonts w:cs="Arial"/>
          <w:i/>
        </w:rPr>
        <w:t>Electrode</w:t>
      </w:r>
      <w:proofErr w:type="spellEnd"/>
      <w:r w:rsidR="006670D0" w:rsidRPr="0096167C">
        <w:rPr>
          <w:rFonts w:cs="Arial"/>
          <w:i/>
        </w:rPr>
        <w:t>”</w:t>
      </w:r>
      <w:r w:rsidR="00B67016" w:rsidRPr="0096167C">
        <w:rPr>
          <w:rFonts w:cs="Arial"/>
        </w:rPr>
        <w:t xml:space="preserve">. Depois disso a amostra deve </w:t>
      </w:r>
      <w:r w:rsidR="00125A74">
        <w:rPr>
          <w:rFonts w:cs="Arial"/>
        </w:rPr>
        <w:t>passar</w:t>
      </w:r>
      <w:r w:rsidR="00B67016" w:rsidRPr="0096167C">
        <w:rPr>
          <w:rFonts w:cs="Arial"/>
        </w:rPr>
        <w:t xml:space="preserve"> pelo</w:t>
      </w:r>
      <w:r w:rsidR="0066438B">
        <w:rPr>
          <w:rFonts w:cs="Arial"/>
        </w:rPr>
        <w:t xml:space="preserve"> tubo</w:t>
      </w:r>
      <w:r w:rsidR="00B67016" w:rsidRPr="0096167C">
        <w:rPr>
          <w:rFonts w:cs="Arial"/>
        </w:rPr>
        <w:t xml:space="preserve"> </w:t>
      </w:r>
      <w:r w:rsidR="00DA65FF">
        <w:rPr>
          <w:rFonts w:cs="Arial"/>
        </w:rPr>
        <w:t xml:space="preserve">de baixa pressão </w:t>
      </w:r>
      <w:r w:rsidR="00B67016" w:rsidRPr="0096167C">
        <w:rPr>
          <w:rFonts w:cs="Arial"/>
        </w:rPr>
        <w:t>até</w:t>
      </w:r>
      <w:r w:rsidR="00F54208" w:rsidRPr="0096167C">
        <w:rPr>
          <w:rFonts w:cs="Arial"/>
        </w:rPr>
        <w:t xml:space="preserve"> o analisador de massas</w:t>
      </w:r>
      <w:r w:rsidR="008B07D4" w:rsidRPr="0096167C">
        <w:rPr>
          <w:rFonts w:cs="Arial"/>
        </w:rPr>
        <w:t xml:space="preserve"> (quadrupolo)</w:t>
      </w:r>
      <w:r w:rsidR="00F54208" w:rsidRPr="0096167C">
        <w:rPr>
          <w:rFonts w:cs="Arial"/>
        </w:rPr>
        <w:t xml:space="preserve"> </w:t>
      </w:r>
      <w:r w:rsidR="00F54208" w:rsidRPr="0096167C">
        <w:rPr>
          <w:rFonts w:cs="Arial"/>
          <w:i/>
        </w:rPr>
        <w:t>“</w:t>
      </w:r>
      <w:r w:rsidR="00F54208" w:rsidRPr="00FD6A63">
        <w:rPr>
          <w:rFonts w:cs="Arial"/>
          <w:i/>
        </w:rPr>
        <w:t xml:space="preserve">Quadrupole </w:t>
      </w:r>
      <w:proofErr w:type="spellStart"/>
      <w:r w:rsidR="00F54208" w:rsidRPr="00FD6A63">
        <w:rPr>
          <w:rFonts w:cs="Arial"/>
          <w:i/>
        </w:rPr>
        <w:t>mass</w:t>
      </w:r>
      <w:proofErr w:type="spellEnd"/>
      <w:r w:rsidR="00F54208" w:rsidRPr="00FD6A63">
        <w:rPr>
          <w:rFonts w:cs="Arial"/>
          <w:i/>
        </w:rPr>
        <w:t xml:space="preserve"> </w:t>
      </w:r>
      <w:proofErr w:type="spellStart"/>
      <w:r w:rsidR="00F54208" w:rsidRPr="00FD6A63">
        <w:rPr>
          <w:rFonts w:cs="Arial"/>
          <w:i/>
        </w:rPr>
        <w:t>spectrometer</w:t>
      </w:r>
      <w:proofErr w:type="spellEnd"/>
      <w:r w:rsidR="00F54208" w:rsidRPr="0096167C">
        <w:rPr>
          <w:rFonts w:cs="Arial"/>
          <w:i/>
        </w:rPr>
        <w:t>”</w:t>
      </w:r>
      <w:r w:rsidR="00F54208" w:rsidRPr="0096167C">
        <w:rPr>
          <w:rFonts w:cs="Arial"/>
        </w:rPr>
        <w:t xml:space="preserve"> e </w:t>
      </w:r>
      <w:ins w:id="46" w:author="Paulo Carvalho" w:date="2015-11-13T14:56:00Z">
        <w:r w:rsidR="001363CF">
          <w:rPr>
            <w:rFonts w:cs="Arial"/>
          </w:rPr>
          <w:t xml:space="preserve">para em seguida </w:t>
        </w:r>
      </w:ins>
      <w:del w:id="47" w:author="Paulo Carvalho" w:date="2015-11-13T14:56:00Z">
        <w:r w:rsidR="00F54208" w:rsidRPr="0096167C" w:rsidDel="001363CF">
          <w:rPr>
            <w:rFonts w:cs="Arial"/>
          </w:rPr>
          <w:delText>logo em seguida encontrar</w:delText>
        </w:r>
      </w:del>
      <w:ins w:id="48" w:author="Paulo Carvalho" w:date="2015-11-13T14:56:00Z">
        <w:r w:rsidR="001363CF">
          <w:rPr>
            <w:rFonts w:cs="Arial"/>
          </w:rPr>
          <w:t xml:space="preserve">ser registrada pelo </w:t>
        </w:r>
      </w:ins>
      <w:del w:id="49" w:author="Paulo Carvalho" w:date="2015-11-13T14:56:00Z">
        <w:r w:rsidR="00F54208" w:rsidRPr="0096167C" w:rsidDel="001363CF">
          <w:rPr>
            <w:rFonts w:cs="Arial"/>
          </w:rPr>
          <w:delText xml:space="preserve"> o </w:delText>
        </w:r>
      </w:del>
      <w:r w:rsidR="00F54208" w:rsidRPr="0096167C">
        <w:rPr>
          <w:rFonts w:cs="Arial"/>
        </w:rPr>
        <w:t>detector de íons</w:t>
      </w:r>
      <w:r w:rsidR="00475074" w:rsidRPr="0096167C">
        <w:rPr>
          <w:rFonts w:cs="Arial"/>
        </w:rPr>
        <w:t xml:space="preserve">. </w:t>
      </w:r>
      <w:r w:rsidR="00830B76" w:rsidRPr="0096167C">
        <w:rPr>
          <w:rFonts w:cs="Arial"/>
        </w:rPr>
        <w:t xml:space="preserve">Será mostrado nos tópicos a seguir um detalhamento sobre o funcionamento da Ionização, Análise de massas e o </w:t>
      </w:r>
      <w:r w:rsidR="00387E5D">
        <w:rPr>
          <w:rFonts w:cs="Arial"/>
        </w:rPr>
        <w:t>d</w:t>
      </w:r>
      <w:r w:rsidR="00830B76" w:rsidRPr="0096167C">
        <w:rPr>
          <w:rFonts w:cs="Arial"/>
        </w:rPr>
        <w:t>etector de íons</w:t>
      </w:r>
      <w:r w:rsidR="008560ED" w:rsidRPr="0096167C">
        <w:rPr>
          <w:rFonts w:cs="Arial"/>
        </w:rPr>
        <w:t xml:space="preserve"> em um espectrômetro de massas</w:t>
      </w:r>
      <w:r w:rsidR="003B1818" w:rsidRPr="0096167C">
        <w:rPr>
          <w:rFonts w:cs="Arial"/>
        </w:rPr>
        <w:t>.</w:t>
      </w:r>
    </w:p>
    <w:p w14:paraId="2ED3CFBA" w14:textId="77777777" w:rsidR="008B2EF3" w:rsidRPr="0096167C" w:rsidRDefault="008B2EF3" w:rsidP="009D083D">
      <w:pPr>
        <w:rPr>
          <w:rFonts w:cs="Arial"/>
        </w:rPr>
      </w:pPr>
    </w:p>
    <w:p w14:paraId="0ED4EC43" w14:textId="77777777" w:rsidR="009F7F6C" w:rsidRPr="0096167C" w:rsidRDefault="00712C87" w:rsidP="00712C87">
      <w:pPr>
        <w:pStyle w:val="Heading3"/>
        <w:rPr>
          <w:rFonts w:cs="Arial"/>
        </w:rPr>
      </w:pPr>
      <w:bookmarkStart w:id="50" w:name="_Toc304482873"/>
      <w:r w:rsidRPr="0096167C">
        <w:rPr>
          <w:rFonts w:cs="Arial"/>
        </w:rPr>
        <w:t>Ionização</w:t>
      </w:r>
      <w:bookmarkEnd w:id="50"/>
    </w:p>
    <w:p w14:paraId="19788A14" w14:textId="77777777" w:rsidR="00AE73A2" w:rsidRPr="0096167C" w:rsidRDefault="00AE73A2" w:rsidP="00AE73A2">
      <w:pPr>
        <w:rPr>
          <w:rFonts w:cs="Arial"/>
        </w:rPr>
      </w:pPr>
    </w:p>
    <w:p w14:paraId="4055DC89" w14:textId="4628E815" w:rsidR="001811D8" w:rsidRPr="0096167C" w:rsidRDefault="00035115" w:rsidP="001811D8">
      <w:pPr>
        <w:rPr>
          <w:rFonts w:cs="Arial"/>
        </w:rPr>
      </w:pPr>
      <w:r w:rsidRPr="0096167C">
        <w:rPr>
          <w:rFonts w:cs="Arial"/>
        </w:rPr>
        <w:t xml:space="preserve">A ionização </w:t>
      </w:r>
      <w:r w:rsidR="00CB4BDC" w:rsidRPr="0096167C">
        <w:rPr>
          <w:rFonts w:cs="Arial"/>
        </w:rPr>
        <w:t>em espectrometria de massas</w:t>
      </w:r>
      <w:ins w:id="51" w:author="Paulo Carvalho" w:date="2015-11-13T14:56:00Z">
        <w:r w:rsidR="001363CF">
          <w:rPr>
            <w:rFonts w:cs="Arial"/>
          </w:rPr>
          <w:t>, inicialmente, era mais voltada a</w:t>
        </w:r>
      </w:ins>
      <w:del w:id="52" w:author="Paulo Carvalho" w:date="2015-11-13T14:56:00Z">
        <w:r w:rsidR="00CB4BDC" w:rsidRPr="0096167C" w:rsidDel="001363CF">
          <w:rPr>
            <w:rFonts w:cs="Arial"/>
          </w:rPr>
          <w:delText xml:space="preserve"> </w:delText>
        </w:r>
        <w:r w:rsidRPr="0096167C" w:rsidDel="001363CF">
          <w:rPr>
            <w:rFonts w:cs="Arial"/>
          </w:rPr>
          <w:delText>estava restrita inicialment</w:delText>
        </w:r>
        <w:r w:rsidR="00296EA0" w:rsidRPr="0096167C" w:rsidDel="001363CF">
          <w:rPr>
            <w:rFonts w:cs="Arial"/>
          </w:rPr>
          <w:delText xml:space="preserve">e somente para </w:delText>
        </w:r>
      </w:del>
      <w:ins w:id="53" w:author="Paulo Carvalho" w:date="2015-11-13T14:56:00Z">
        <w:r w:rsidR="001363CF">
          <w:rPr>
            <w:rFonts w:cs="Arial"/>
          </w:rPr>
          <w:t xml:space="preserve"> </w:t>
        </w:r>
      </w:ins>
      <w:r w:rsidR="00296EA0" w:rsidRPr="0096167C">
        <w:rPr>
          <w:rFonts w:cs="Arial"/>
        </w:rPr>
        <w:t>análise de gases, de substancias voláteis e de substancias termicamente está</w:t>
      </w:r>
      <w:r w:rsidR="00E63BD4" w:rsidRPr="0096167C">
        <w:rPr>
          <w:rFonts w:cs="Arial"/>
        </w:rPr>
        <w:t xml:space="preserve">vel pois a ionização </w:t>
      </w:r>
      <w:del w:id="54" w:author="Paulo Carvalho" w:date="2015-11-13T14:57:00Z">
        <w:r w:rsidR="00E63BD4" w:rsidRPr="0096167C" w:rsidDel="001363CF">
          <w:rPr>
            <w:rFonts w:cs="Arial"/>
          </w:rPr>
          <w:delText>ó</w:delText>
        </w:r>
        <w:r w:rsidR="006B4F46" w:rsidRPr="0096167C" w:rsidDel="001363CF">
          <w:rPr>
            <w:rFonts w:cs="Arial"/>
          </w:rPr>
          <w:delText xml:space="preserve"> </w:delText>
        </w:r>
      </w:del>
      <w:r w:rsidR="006B4F46" w:rsidRPr="0096167C">
        <w:rPr>
          <w:rFonts w:cs="Arial"/>
        </w:rPr>
        <w:t>ocorr</w:t>
      </w:r>
      <w:r w:rsidR="006F2BC1" w:rsidRPr="0096167C">
        <w:rPr>
          <w:rFonts w:cs="Arial"/>
        </w:rPr>
        <w:t>ia</w:t>
      </w:r>
      <w:r w:rsidR="006B4F46" w:rsidRPr="0096167C">
        <w:rPr>
          <w:rFonts w:cs="Arial"/>
        </w:rPr>
        <w:t xml:space="preserve"> na fase gasosa</w:t>
      </w:r>
      <w:r w:rsidR="00DD3B09" w:rsidRPr="0096167C">
        <w:rPr>
          <w:rFonts w:cs="Arial"/>
        </w:rPr>
        <w:t>. A ionização por MALDI (</w:t>
      </w:r>
      <w:r w:rsidR="00DD3B09" w:rsidRPr="00FD6A63">
        <w:rPr>
          <w:rFonts w:cs="Arial"/>
          <w:i/>
        </w:rPr>
        <w:t xml:space="preserve">Matrix </w:t>
      </w:r>
      <w:proofErr w:type="spellStart"/>
      <w:r w:rsidR="00DD3B09" w:rsidRPr="00FD6A63">
        <w:rPr>
          <w:rFonts w:cs="Arial"/>
          <w:i/>
        </w:rPr>
        <w:t>Assisted</w:t>
      </w:r>
      <w:proofErr w:type="spellEnd"/>
      <w:r w:rsidR="00DD3B09" w:rsidRPr="00FD6A63">
        <w:rPr>
          <w:rFonts w:cs="Arial"/>
          <w:i/>
        </w:rPr>
        <w:t xml:space="preserve"> Laser </w:t>
      </w:r>
      <w:proofErr w:type="spellStart"/>
      <w:r w:rsidR="00DD3B09" w:rsidRPr="00FD6A63">
        <w:rPr>
          <w:rFonts w:cs="Arial"/>
          <w:i/>
        </w:rPr>
        <w:t>Desorption</w:t>
      </w:r>
      <w:proofErr w:type="spellEnd"/>
      <w:r w:rsidR="00DD3B09" w:rsidRPr="00FD6A63">
        <w:rPr>
          <w:rFonts w:cs="Arial"/>
          <w:i/>
        </w:rPr>
        <w:t xml:space="preserve"> </w:t>
      </w:r>
      <w:proofErr w:type="spellStart"/>
      <w:r w:rsidR="00DD3B09" w:rsidRPr="00FD6A63">
        <w:rPr>
          <w:rFonts w:cs="Arial"/>
          <w:i/>
        </w:rPr>
        <w:t>Ionization</w:t>
      </w:r>
      <w:proofErr w:type="spellEnd"/>
      <w:r w:rsidR="00DD3B09" w:rsidRPr="0096167C">
        <w:rPr>
          <w:rFonts w:cs="Arial"/>
        </w:rPr>
        <w:t>) ou por ESI (</w:t>
      </w:r>
      <w:r w:rsidR="00DD3B09" w:rsidRPr="00FD6A63">
        <w:rPr>
          <w:rFonts w:cs="Arial"/>
          <w:i/>
        </w:rPr>
        <w:t xml:space="preserve">Electrospray </w:t>
      </w:r>
      <w:proofErr w:type="spellStart"/>
      <w:r w:rsidR="00DD3B09" w:rsidRPr="00FD6A63">
        <w:rPr>
          <w:rFonts w:cs="Arial"/>
          <w:i/>
        </w:rPr>
        <w:t>Ionization</w:t>
      </w:r>
      <w:proofErr w:type="spellEnd"/>
      <w:r w:rsidR="00DD3B09" w:rsidRPr="0096167C">
        <w:rPr>
          <w:rFonts w:cs="Arial"/>
        </w:rPr>
        <w:t>) deram origem</w:t>
      </w:r>
      <w:r w:rsidR="006F2BC1" w:rsidRPr="0096167C">
        <w:rPr>
          <w:rFonts w:cs="Arial"/>
        </w:rPr>
        <w:t xml:space="preserve"> </w:t>
      </w:r>
      <w:ins w:id="55" w:author="Paulo Carvalho" w:date="2015-11-13T14:57:00Z">
        <w:r w:rsidR="001363CF">
          <w:rPr>
            <w:rFonts w:cs="Arial"/>
          </w:rPr>
          <w:t xml:space="preserve">às </w:t>
        </w:r>
      </w:ins>
      <w:r w:rsidR="006F2BC1" w:rsidRPr="0096167C">
        <w:rPr>
          <w:rFonts w:cs="Arial"/>
        </w:rPr>
        <w:t>chamadas de ionizaç</w:t>
      </w:r>
      <w:ins w:id="56" w:author="Paulo Carvalho" w:date="2015-11-13T14:57:00Z">
        <w:r w:rsidR="001363CF">
          <w:rPr>
            <w:rFonts w:cs="Arial"/>
          </w:rPr>
          <w:t>ões</w:t>
        </w:r>
      </w:ins>
      <w:del w:id="57" w:author="Paulo Carvalho" w:date="2015-11-13T14:57:00Z">
        <w:r w:rsidR="006F2BC1" w:rsidRPr="0096167C" w:rsidDel="001363CF">
          <w:rPr>
            <w:rFonts w:cs="Arial"/>
          </w:rPr>
          <w:delText>ã</w:delText>
        </w:r>
        <w:r w:rsidR="00DD3B09" w:rsidRPr="0096167C" w:rsidDel="001363CF">
          <w:rPr>
            <w:rFonts w:cs="Arial"/>
          </w:rPr>
          <w:delText>o</w:delText>
        </w:r>
      </w:del>
      <w:r w:rsidR="00DD3B09" w:rsidRPr="0096167C">
        <w:rPr>
          <w:rFonts w:cs="Arial"/>
        </w:rPr>
        <w:t xml:space="preserve"> branda</w:t>
      </w:r>
      <w:ins w:id="58" w:author="Paulo Carvalho" w:date="2015-11-13T14:57:00Z">
        <w:r w:rsidR="001363CF">
          <w:rPr>
            <w:rFonts w:cs="Arial"/>
          </w:rPr>
          <w:t xml:space="preserve">s, revolucionando </w:t>
        </w:r>
      </w:ins>
      <w:ins w:id="59" w:author="Paulo Carvalho" w:date="2015-11-13T14:58:00Z">
        <w:r w:rsidR="001363CF">
          <w:rPr>
            <w:rFonts w:cs="Arial"/>
          </w:rPr>
          <w:t xml:space="preserve">assim o campo de massas aplicado a biomoléculas por sofrerem </w:t>
        </w:r>
      </w:ins>
      <w:del w:id="60" w:author="Paulo Carvalho" w:date="2015-11-13T14:57:00Z">
        <w:r w:rsidR="00DD3B09" w:rsidRPr="0096167C" w:rsidDel="001363CF">
          <w:rPr>
            <w:rFonts w:cs="Arial"/>
          </w:rPr>
          <w:delText xml:space="preserve"> que </w:delText>
        </w:r>
        <w:r w:rsidR="006F2BC1" w:rsidRPr="0096167C" w:rsidDel="001363CF">
          <w:rPr>
            <w:rFonts w:cs="Arial"/>
          </w:rPr>
          <w:delText>permitiram a análise</w:delText>
        </w:r>
      </w:del>
      <w:del w:id="61" w:author="Paulo Carvalho" w:date="2015-11-13T14:58:00Z">
        <w:r w:rsidR="006F2BC1" w:rsidRPr="0096167C" w:rsidDel="001363CF">
          <w:rPr>
            <w:rFonts w:cs="Arial"/>
          </w:rPr>
          <w:delText xml:space="preserve"> de espécies iônicas moleculares com</w:delText>
        </w:r>
      </w:del>
      <w:r w:rsidR="006F2BC1" w:rsidRPr="0096167C">
        <w:rPr>
          <w:rFonts w:cs="Arial"/>
        </w:rPr>
        <w:t xml:space="preserve"> pouca ou nenhuma fragmentação</w:t>
      </w:r>
      <w:r w:rsidR="0013580D" w:rsidRPr="0096167C">
        <w:rPr>
          <w:rFonts w:cs="Arial"/>
        </w:rPr>
        <w:t xml:space="preserve">, </w:t>
      </w:r>
      <w:r w:rsidR="002E4B2A" w:rsidRPr="0096167C">
        <w:rPr>
          <w:rFonts w:cs="Arial"/>
        </w:rPr>
        <w:t>estendendo</w:t>
      </w:r>
      <w:r w:rsidR="00223FF6" w:rsidRPr="0096167C">
        <w:rPr>
          <w:rFonts w:cs="Arial"/>
        </w:rPr>
        <w:t xml:space="preserve"> a aplicação da </w:t>
      </w:r>
      <w:r w:rsidR="009D1D7D" w:rsidRPr="0096167C">
        <w:rPr>
          <w:rFonts w:cs="Arial"/>
        </w:rPr>
        <w:t xml:space="preserve">técnicas de </w:t>
      </w:r>
      <w:r w:rsidR="00223FF6" w:rsidRPr="0096167C">
        <w:rPr>
          <w:rFonts w:cs="Arial"/>
        </w:rPr>
        <w:t xml:space="preserve">análise </w:t>
      </w:r>
      <w:r w:rsidR="009D1D7D" w:rsidRPr="0096167C">
        <w:rPr>
          <w:rFonts w:cs="Arial"/>
        </w:rPr>
        <w:t xml:space="preserve">convencionalmente utilizadas </w:t>
      </w:r>
      <w:r w:rsidR="00223FF6" w:rsidRPr="0096167C">
        <w:rPr>
          <w:rFonts w:cs="Arial"/>
        </w:rPr>
        <w:t>a compostos de alta massa molecular</w:t>
      </w:r>
      <w:r w:rsidR="00813231" w:rsidRPr="0096167C">
        <w:rPr>
          <w:rFonts w:cs="Arial"/>
        </w:rPr>
        <w:t>, os quais não se aplicavam inicialmente à técnica</w:t>
      </w:r>
      <w:r w:rsidR="007B20D3" w:rsidRPr="0096167C">
        <w:rPr>
          <w:rFonts w:cs="Arial"/>
        </w:rPr>
        <w:t xml:space="preserve"> </w:t>
      </w:r>
      <w:r w:rsidR="000C0C88" w:rsidRPr="0096167C">
        <w:rPr>
          <w:rFonts w:cs="Arial"/>
          <w:noProof/>
        </w:rPr>
        <w:t>(FERREIRA et al., 2009)</w:t>
      </w:r>
      <w:r w:rsidR="009D7940" w:rsidRPr="0096167C">
        <w:rPr>
          <w:rFonts w:cs="Arial"/>
        </w:rPr>
        <w:t>.</w:t>
      </w:r>
      <w:r w:rsidR="0001462E" w:rsidRPr="0096167C">
        <w:rPr>
          <w:rFonts w:cs="Arial"/>
        </w:rPr>
        <w:t xml:space="preserve"> </w:t>
      </w:r>
      <w:r w:rsidR="000B5F76" w:rsidRPr="0096167C">
        <w:rPr>
          <w:rFonts w:cs="Arial"/>
        </w:rPr>
        <w:t xml:space="preserve">O tipo de ionização </w:t>
      </w:r>
      <w:r w:rsidR="0001462E" w:rsidRPr="0096167C">
        <w:rPr>
          <w:rFonts w:cs="Arial"/>
        </w:rPr>
        <w:t>SELDI (</w:t>
      </w:r>
      <w:r w:rsidR="0001462E" w:rsidRPr="00FD6A63">
        <w:rPr>
          <w:rFonts w:cs="Arial"/>
          <w:i/>
        </w:rPr>
        <w:t xml:space="preserve">Surface </w:t>
      </w:r>
      <w:proofErr w:type="spellStart"/>
      <w:r w:rsidR="0001462E" w:rsidRPr="00FD6A63">
        <w:rPr>
          <w:rFonts w:cs="Arial"/>
          <w:i/>
        </w:rPr>
        <w:t>Enhanced</w:t>
      </w:r>
      <w:proofErr w:type="spellEnd"/>
      <w:r w:rsidR="0001462E" w:rsidRPr="00FD6A63">
        <w:rPr>
          <w:rFonts w:cs="Arial"/>
          <w:i/>
        </w:rPr>
        <w:t xml:space="preserve"> Laser </w:t>
      </w:r>
      <w:proofErr w:type="spellStart"/>
      <w:r w:rsidR="0001462E" w:rsidRPr="00FD6A63">
        <w:rPr>
          <w:rFonts w:cs="Arial"/>
          <w:i/>
        </w:rPr>
        <w:t>Desorption</w:t>
      </w:r>
      <w:proofErr w:type="spellEnd"/>
      <w:r w:rsidR="0001462E" w:rsidRPr="00FD6A63">
        <w:rPr>
          <w:rFonts w:cs="Arial"/>
          <w:i/>
        </w:rPr>
        <w:t xml:space="preserve"> </w:t>
      </w:r>
      <w:proofErr w:type="spellStart"/>
      <w:r w:rsidR="0001462E" w:rsidRPr="00FD6A63">
        <w:rPr>
          <w:rFonts w:cs="Arial"/>
          <w:i/>
        </w:rPr>
        <w:t>Ionization</w:t>
      </w:r>
      <w:proofErr w:type="spellEnd"/>
      <w:r w:rsidR="0001462E" w:rsidRPr="0096167C">
        <w:rPr>
          <w:rFonts w:cs="Arial"/>
        </w:rPr>
        <w:t>)</w:t>
      </w:r>
      <w:r w:rsidR="000B5F76" w:rsidRPr="0096167C">
        <w:rPr>
          <w:rFonts w:cs="Arial"/>
        </w:rPr>
        <w:t xml:space="preserve">, veio como variação do MALDI; a diferença fundamental entre os dois tipos de ionização é que no MALDI uma matriz é misturada à amostra e esta solução após seca forma cristais que serão posteriormente ionizados, já no SELDI a amostra </w:t>
      </w:r>
      <w:r w:rsidR="00F31829" w:rsidRPr="0096167C">
        <w:rPr>
          <w:rFonts w:cs="Arial"/>
        </w:rPr>
        <w:t xml:space="preserve">(líquida) </w:t>
      </w:r>
      <w:r w:rsidR="000B5F76" w:rsidRPr="0096167C">
        <w:rPr>
          <w:rFonts w:cs="Arial"/>
        </w:rPr>
        <w:t xml:space="preserve">é depositada em uma superfície onde por afinidade algumas moléculas serão ligadas e outras serão lavadas de acordo com a sua afinidade </w:t>
      </w:r>
      <w:r w:rsidR="007356C1" w:rsidRPr="0096167C">
        <w:rPr>
          <w:rFonts w:cs="Arial"/>
        </w:rPr>
        <w:t>com a superfí</w:t>
      </w:r>
      <w:r w:rsidR="00A56FD7" w:rsidRPr="0096167C">
        <w:rPr>
          <w:rFonts w:cs="Arial"/>
        </w:rPr>
        <w:t>cie</w:t>
      </w:r>
      <w:r w:rsidR="00E20113" w:rsidRPr="0096167C">
        <w:rPr>
          <w:rFonts w:cs="Arial"/>
        </w:rPr>
        <w:t>, e então a matriz é aplicada para a formação dos cristais</w:t>
      </w:r>
      <w:r w:rsidR="006B5695" w:rsidRPr="0096167C">
        <w:rPr>
          <w:rFonts w:cs="Arial"/>
        </w:rPr>
        <w:t xml:space="preserve"> (C. Liu, 2011)</w:t>
      </w:r>
      <w:r w:rsidR="00E20113" w:rsidRPr="0096167C">
        <w:rPr>
          <w:rFonts w:cs="Arial"/>
        </w:rPr>
        <w:t>.</w:t>
      </w:r>
    </w:p>
    <w:p w14:paraId="38FA413F" w14:textId="7EB3056C" w:rsidR="00BD05BA" w:rsidRDefault="00BC30A8" w:rsidP="001811D8">
      <w:pPr>
        <w:rPr>
          <w:rFonts w:cs="Arial"/>
        </w:rPr>
      </w:pPr>
      <w:r w:rsidRPr="0096167C">
        <w:rPr>
          <w:rFonts w:cs="Arial"/>
        </w:rPr>
        <w:t xml:space="preserve">Ionização por </w:t>
      </w:r>
      <w:r w:rsidR="00446663" w:rsidRPr="0096167C">
        <w:rPr>
          <w:rFonts w:cs="Arial"/>
        </w:rPr>
        <w:t>MALDI</w:t>
      </w:r>
      <w:r w:rsidR="00F23C91" w:rsidRPr="0096167C">
        <w:rPr>
          <w:rFonts w:cs="Arial"/>
        </w:rPr>
        <w:t xml:space="preserve"> está </w:t>
      </w:r>
      <w:commentRangeStart w:id="62"/>
      <w:r w:rsidR="00F23C91" w:rsidRPr="0096167C">
        <w:rPr>
          <w:rFonts w:cs="Arial"/>
        </w:rPr>
        <w:t xml:space="preserve">baseada </w:t>
      </w:r>
      <w:del w:id="63" w:author="Paulo Carvalho" w:date="2015-11-13T14:59:00Z">
        <w:r w:rsidR="00F23C91" w:rsidRPr="0096167C" w:rsidDel="001363CF">
          <w:rPr>
            <w:rFonts w:cs="Arial"/>
          </w:rPr>
          <w:delText xml:space="preserve">na irradiação </w:delText>
        </w:r>
        <w:commentRangeEnd w:id="62"/>
        <w:r w:rsidR="001363CF" w:rsidDel="001363CF">
          <w:rPr>
            <w:rStyle w:val="CommentReference"/>
          </w:rPr>
          <w:commentReference w:id="62"/>
        </w:r>
        <w:r w:rsidR="00F80EE7" w:rsidRPr="0096167C" w:rsidDel="001363CF">
          <w:rPr>
            <w:rFonts w:cs="Arial"/>
          </w:rPr>
          <w:delText>de uma mistura</w:delText>
        </w:r>
        <w:r w:rsidR="00F470D6" w:rsidRPr="0096167C" w:rsidDel="001363CF">
          <w:rPr>
            <w:rFonts w:cs="Arial"/>
          </w:rPr>
          <w:delText xml:space="preserve">, </w:delText>
        </w:r>
        <w:r w:rsidR="00196403" w:rsidRPr="0096167C" w:rsidDel="001363CF">
          <w:rPr>
            <w:rFonts w:cs="Arial"/>
          </w:rPr>
          <w:delText>proteica</w:delText>
        </w:r>
        <w:r w:rsidR="00F80EE7" w:rsidRPr="0096167C" w:rsidDel="001363CF">
          <w:rPr>
            <w:rFonts w:cs="Arial"/>
          </w:rPr>
          <w:delText xml:space="preserve"> ou peptídica</w:delText>
        </w:r>
        <w:r w:rsidR="00F470D6" w:rsidRPr="0096167C" w:rsidDel="001363CF">
          <w:rPr>
            <w:rFonts w:cs="Arial"/>
          </w:rPr>
          <w:delText>,</w:delText>
        </w:r>
        <w:r w:rsidR="00F23C91" w:rsidRPr="0096167C" w:rsidDel="001363CF">
          <w:rPr>
            <w:rFonts w:cs="Arial"/>
          </w:rPr>
          <w:delText xml:space="preserve"> </w:delText>
        </w:r>
        <w:r w:rsidR="005D1455" w:rsidRPr="0096167C" w:rsidDel="001363CF">
          <w:rPr>
            <w:rFonts w:cs="Arial"/>
          </w:rPr>
          <w:delText>com uma matriz ácida. Esta mistura</w:delText>
        </w:r>
        <w:r w:rsidR="00F23C91" w:rsidRPr="0096167C" w:rsidDel="001363CF">
          <w:rPr>
            <w:rFonts w:cs="Arial"/>
          </w:rPr>
          <w:delText xml:space="preserve"> </w:delText>
        </w:r>
      </w:del>
      <w:ins w:id="64" w:author="Paulo Carvalho" w:date="2015-11-13T14:59:00Z">
        <w:r w:rsidR="001363CF">
          <w:rPr>
            <w:rFonts w:cs="Arial"/>
          </w:rPr>
          <w:t xml:space="preserve">na irradiação do </w:t>
        </w:r>
        <w:proofErr w:type="spellStart"/>
        <w:r w:rsidR="001363CF">
          <w:rPr>
            <w:rFonts w:cs="Arial"/>
          </w:rPr>
          <w:t>anal</w:t>
        </w:r>
      </w:ins>
      <w:ins w:id="65" w:author="Paulo Carvalho" w:date="2015-11-13T15:00:00Z">
        <w:r w:rsidR="001363CF">
          <w:rPr>
            <w:rFonts w:cs="Arial"/>
          </w:rPr>
          <w:t>í</w:t>
        </w:r>
      </w:ins>
      <w:ins w:id="66" w:author="Paulo Carvalho" w:date="2015-11-13T14:59:00Z">
        <w:r w:rsidR="001363CF">
          <w:rPr>
            <w:rFonts w:cs="Arial"/>
          </w:rPr>
          <w:t>to</w:t>
        </w:r>
        <w:proofErr w:type="spellEnd"/>
        <w:r w:rsidR="001363CF">
          <w:rPr>
            <w:rFonts w:cs="Arial"/>
          </w:rPr>
          <w:t xml:space="preserve"> </w:t>
        </w:r>
      </w:ins>
      <w:del w:id="67" w:author="Paulo Carvalho" w:date="2015-11-13T15:00:00Z">
        <w:r w:rsidR="00F470D6" w:rsidRPr="0096167C" w:rsidDel="001363CF">
          <w:rPr>
            <w:rFonts w:cs="Arial"/>
          </w:rPr>
          <w:delText xml:space="preserve">é </w:delText>
        </w:r>
        <w:r w:rsidR="00C31736" w:rsidRPr="0096167C" w:rsidDel="001363CF">
          <w:rPr>
            <w:rFonts w:cs="Arial"/>
          </w:rPr>
          <w:delText>irradiada</w:delText>
        </w:r>
        <w:r w:rsidR="00F23C91" w:rsidRPr="0096167C" w:rsidDel="001363CF">
          <w:rPr>
            <w:rFonts w:cs="Arial"/>
          </w:rPr>
          <w:delText xml:space="preserve"> </w:delText>
        </w:r>
      </w:del>
      <w:r w:rsidR="00F80EE7" w:rsidRPr="0096167C">
        <w:rPr>
          <w:rFonts w:cs="Arial"/>
        </w:rPr>
        <w:t xml:space="preserve">por um feixe de </w:t>
      </w:r>
      <w:r w:rsidR="00387E5D" w:rsidRPr="00665186">
        <w:rPr>
          <w:rFonts w:cs="Arial"/>
        </w:rPr>
        <w:t>laser</w:t>
      </w:r>
      <w:r w:rsidR="00F80EE7" w:rsidRPr="0096167C">
        <w:rPr>
          <w:rFonts w:cs="Arial"/>
        </w:rPr>
        <w:t xml:space="preserve"> </w:t>
      </w:r>
      <w:r w:rsidR="00F470D6" w:rsidRPr="0096167C">
        <w:rPr>
          <w:rFonts w:cs="Arial"/>
        </w:rPr>
        <w:t xml:space="preserve">cuja a energia causa </w:t>
      </w:r>
      <w:r w:rsidR="006C7130" w:rsidRPr="0096167C">
        <w:rPr>
          <w:rFonts w:cs="Arial"/>
        </w:rPr>
        <w:t>a matriz</w:t>
      </w:r>
      <w:r w:rsidR="005D1455" w:rsidRPr="0096167C">
        <w:rPr>
          <w:rFonts w:cs="Arial"/>
        </w:rPr>
        <w:t xml:space="preserve"> </w:t>
      </w:r>
      <w:r w:rsidR="00387E5D">
        <w:rPr>
          <w:rFonts w:cs="Arial"/>
        </w:rPr>
        <w:t xml:space="preserve">a </w:t>
      </w:r>
      <w:ins w:id="68" w:author="Paulo Carvalho" w:date="2015-11-13T15:00:00Z">
        <w:r w:rsidR="001363CF">
          <w:rPr>
            <w:rFonts w:cs="Arial"/>
          </w:rPr>
          <w:t>ceder</w:t>
        </w:r>
      </w:ins>
      <w:del w:id="69" w:author="Paulo Carvalho" w:date="2015-11-13T15:00:00Z">
        <w:r w:rsidR="00387E5D" w:rsidDel="001363CF">
          <w:rPr>
            <w:rFonts w:cs="Arial"/>
          </w:rPr>
          <w:delText>doar</w:delText>
        </w:r>
      </w:del>
      <w:r w:rsidR="00387E5D">
        <w:rPr>
          <w:rFonts w:cs="Arial"/>
        </w:rPr>
        <w:t xml:space="preserve"> </w:t>
      </w:r>
      <w:r w:rsidR="006C7130" w:rsidRPr="0096167C">
        <w:rPr>
          <w:rFonts w:cs="Arial"/>
        </w:rPr>
        <w:t xml:space="preserve">para a </w:t>
      </w:r>
      <w:r w:rsidR="00387E5D">
        <w:rPr>
          <w:rFonts w:cs="Arial"/>
        </w:rPr>
        <w:t xml:space="preserve">cadeia </w:t>
      </w:r>
      <w:r w:rsidR="00665186">
        <w:rPr>
          <w:rFonts w:cs="Arial"/>
        </w:rPr>
        <w:t>polipeptídica</w:t>
      </w:r>
      <w:r w:rsidR="006C7130" w:rsidRPr="0096167C">
        <w:rPr>
          <w:rFonts w:cs="Arial"/>
        </w:rPr>
        <w:t xml:space="preserve"> um próton</w:t>
      </w:r>
      <w:r w:rsidR="00665186">
        <w:rPr>
          <w:rFonts w:cs="Arial"/>
        </w:rPr>
        <w:t>. Após a irradiação os í</w:t>
      </w:r>
      <w:commentRangeStart w:id="70"/>
      <w:r w:rsidR="00665186">
        <w:rPr>
          <w:rFonts w:cs="Arial"/>
        </w:rPr>
        <w:t>ons se desprendem da matriz através do tubo até serem detectados pelo detector de íons</w:t>
      </w:r>
      <w:r w:rsidR="00EC05FF" w:rsidRPr="0096167C">
        <w:rPr>
          <w:rFonts w:cs="Arial"/>
        </w:rPr>
        <w:t>.</w:t>
      </w:r>
      <w:commentRangeEnd w:id="70"/>
      <w:r w:rsidR="001363CF">
        <w:rPr>
          <w:rStyle w:val="CommentReference"/>
        </w:rPr>
        <w:commentReference w:id="70"/>
      </w:r>
      <w:r w:rsidR="00EC05FF" w:rsidRPr="0096167C">
        <w:rPr>
          <w:rFonts w:cs="Arial"/>
        </w:rPr>
        <w:t xml:space="preserve"> Já n</w:t>
      </w:r>
      <w:r w:rsidR="00BD05BA" w:rsidRPr="0096167C">
        <w:rPr>
          <w:rFonts w:cs="Arial"/>
        </w:rPr>
        <w:t xml:space="preserve">a Ionização por </w:t>
      </w:r>
      <w:r w:rsidR="00BD05BA" w:rsidRPr="00FD6A63">
        <w:rPr>
          <w:rFonts w:cs="Arial"/>
          <w:i/>
        </w:rPr>
        <w:t>electrospray</w:t>
      </w:r>
      <w:r w:rsidR="00BD05BA" w:rsidRPr="0096167C">
        <w:rPr>
          <w:rFonts w:cs="Arial"/>
        </w:rPr>
        <w:t xml:space="preserve"> </w:t>
      </w:r>
      <w:r w:rsidR="00F97485" w:rsidRPr="0096167C">
        <w:rPr>
          <w:rFonts w:cs="Arial"/>
        </w:rPr>
        <w:t xml:space="preserve">(ESI) </w:t>
      </w:r>
      <w:r w:rsidR="00BD05BA" w:rsidRPr="0096167C">
        <w:rPr>
          <w:rFonts w:cs="Arial"/>
        </w:rPr>
        <w:t>a mist</w:t>
      </w:r>
      <w:r w:rsidR="00A5665F" w:rsidRPr="0096167C">
        <w:rPr>
          <w:rFonts w:cs="Arial"/>
        </w:rPr>
        <w:t>ura é dissolvida em uma solução acidificada</w:t>
      </w:r>
      <w:r w:rsidR="00C50094" w:rsidRPr="0096167C">
        <w:rPr>
          <w:rFonts w:cs="Arial"/>
        </w:rPr>
        <w:t xml:space="preserve"> a qual é </w:t>
      </w:r>
      <w:r w:rsidR="00E64F26">
        <w:rPr>
          <w:rFonts w:cs="Arial"/>
        </w:rPr>
        <w:t>vaporizada</w:t>
      </w:r>
      <w:r w:rsidR="00C50094" w:rsidRPr="0096167C">
        <w:rPr>
          <w:rFonts w:cs="Arial"/>
        </w:rPr>
        <w:t xml:space="preserve"> por uma agulha metálica</w:t>
      </w:r>
      <w:r w:rsidR="004C5CAB" w:rsidRPr="0096167C">
        <w:rPr>
          <w:rFonts w:cs="Arial"/>
        </w:rPr>
        <w:t xml:space="preserve"> ou um capilar de vid</w:t>
      </w:r>
      <w:r w:rsidR="00AD7B90" w:rsidRPr="0096167C">
        <w:rPr>
          <w:rFonts w:cs="Arial"/>
        </w:rPr>
        <w:t>ro com o revestimento de metal submetida à um campo elétrico que causa a ionização</w:t>
      </w:r>
      <w:r w:rsidR="00EC55B3" w:rsidRPr="0096167C">
        <w:rPr>
          <w:rFonts w:cs="Arial"/>
        </w:rPr>
        <w:t xml:space="preserve"> das </w:t>
      </w:r>
      <w:commentRangeStart w:id="71"/>
      <w:r w:rsidR="00EC55B3" w:rsidRPr="0096167C">
        <w:rPr>
          <w:rFonts w:cs="Arial"/>
        </w:rPr>
        <w:t>moléculas</w:t>
      </w:r>
      <w:r w:rsidR="00F31829" w:rsidRPr="0096167C">
        <w:rPr>
          <w:rFonts w:cs="Arial"/>
        </w:rPr>
        <w:t xml:space="preserve"> </w:t>
      </w:r>
      <w:r w:rsidR="004F098C" w:rsidRPr="0096167C">
        <w:rPr>
          <w:rFonts w:cs="Arial"/>
        </w:rPr>
        <w:t>(R. Cunha</w:t>
      </w:r>
      <w:r w:rsidR="00A12E61" w:rsidRPr="0096167C">
        <w:rPr>
          <w:rFonts w:cs="Arial"/>
        </w:rPr>
        <w:t>,</w:t>
      </w:r>
      <w:r w:rsidR="004F098C" w:rsidRPr="0096167C">
        <w:rPr>
          <w:rFonts w:cs="Arial"/>
        </w:rPr>
        <w:t xml:space="preserve"> 2006)</w:t>
      </w:r>
      <w:r w:rsidR="00F31829" w:rsidRPr="0096167C">
        <w:rPr>
          <w:rFonts w:cs="Arial"/>
        </w:rPr>
        <w:t>.</w:t>
      </w:r>
      <w:r w:rsidR="009506D8">
        <w:rPr>
          <w:rFonts w:cs="Arial"/>
        </w:rPr>
        <w:t xml:space="preserve"> </w:t>
      </w:r>
      <w:commentRangeEnd w:id="71"/>
      <w:r w:rsidR="001363CF">
        <w:rPr>
          <w:rStyle w:val="CommentReference"/>
        </w:rPr>
        <w:commentReference w:id="71"/>
      </w:r>
    </w:p>
    <w:p w14:paraId="6D01C72B" w14:textId="77777777" w:rsidR="009D02D6" w:rsidRDefault="009D02D6" w:rsidP="001811D8">
      <w:pPr>
        <w:rPr>
          <w:rFonts w:cs="Arial"/>
        </w:rPr>
      </w:pPr>
    </w:p>
    <w:p w14:paraId="310167DC" w14:textId="782506E4" w:rsidR="009D02D6" w:rsidRDefault="009D02D6" w:rsidP="009D02D6">
      <w:pPr>
        <w:keepNext/>
      </w:pPr>
      <w:r>
        <w:rPr>
          <w:noProof/>
          <w:lang w:val="en-US" w:eastAsia="en-US"/>
        </w:rPr>
        <w:lastRenderedPageBreak/>
        <w:drawing>
          <wp:inline distT="0" distB="0" distL="0" distR="0" wp14:anchorId="65AE79BD" wp14:editId="2A42F7D2">
            <wp:extent cx="5544762" cy="3560830"/>
            <wp:effectExtent l="0" t="0" r="0" b="0"/>
            <wp:docPr id="25" name="Picture 2" descr="Macintosh HD:Users:calebebrim:Documents:Kit de Entrega:Imagens:ESInterface and pro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calebebrim:Documents:Kit de Entrega:Imagens:ESInterface and process.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44762" cy="3560830"/>
                    </a:xfrm>
                    <a:prstGeom prst="rect">
                      <a:avLst/>
                    </a:prstGeom>
                    <a:noFill/>
                    <a:ln>
                      <a:noFill/>
                    </a:ln>
                  </pic:spPr>
                </pic:pic>
              </a:graphicData>
            </a:graphic>
          </wp:inline>
        </w:drawing>
      </w:r>
    </w:p>
    <w:p w14:paraId="31674985" w14:textId="5A07FF72" w:rsidR="009D02D6" w:rsidRDefault="004406BD" w:rsidP="009D02D6">
      <w:pPr>
        <w:pStyle w:val="Caption"/>
      </w:pPr>
      <w:bookmarkStart w:id="72" w:name="_Ref306894028"/>
      <w:bookmarkStart w:id="73" w:name="_Toc307490902"/>
      <w:r>
        <w:t>FIGURA</w:t>
      </w:r>
      <w:r w:rsidR="009D02D6">
        <w:t xml:space="preserve"> </w:t>
      </w:r>
      <w:fldSimple w:instr=" SEQ Figure \* ARABIC ">
        <w:r w:rsidR="001063CA">
          <w:rPr>
            <w:noProof/>
          </w:rPr>
          <w:t>2</w:t>
        </w:r>
      </w:fldSimple>
      <w:bookmarkEnd w:id="72"/>
      <w:r w:rsidR="009D02D6">
        <w:t xml:space="preserve"> – Diagrama esquemático de uma interface e processo eletro-spray </w:t>
      </w:r>
      <w:r w:rsidR="005574B0">
        <w:fldChar w:fldCharType="begin" w:fldLock="1"/>
      </w:r>
      <w:r w:rsidR="00682F66">
        <w:instrText>ADDIN CSL_CITATION { "citationItems" : [ { "id" : "ITEM-1", "itemData" : { "DOI" : "10.1007/s00018-005-5006-6", "ISBN" : "1420-682X", "ISSN" : "1420682X", "PMID" : "15868409", "abstract" : "Over the last 20 years, mass spectrometry-based proteomics has become an indispensable tool in the cellular and molecular life sciences. This has been enabled by the 'soft ionisation' techniques of electrospray and matrix-assisted laser desorption-ionisation, which allow the gentle ionisation and vaporisation of large, thermally labile biomolecules. Innovative instrumentation designs and biochemical strategies have brought success in the large-scale identification and quantification of proteins, as well as the characterisation of their complexes and post-translational modifications. This review describes the instrumentation used for proteomics research. It presents an overview of the current applications of mass spectrometry-based proteomics to the cellular and molecular life sciences, and discusses challenges that exist for research in the future.", "author" : [ { "dropping-particle" : "", "family" : "Lane", "given" : "C. S.", "non-dropping-particle" : "", "parse-names" : false, "suffix" : "" } ], "container-title" : "Cellular and Molecular Life Sciences", "id" : "ITEM-1", "issue" : "7-8", "issued" : { "date-parts" : [ [ "2005" ] ] }, "page" : "848-869", "title" : "Mass spectrometry-based proteomics in the life sciences", "type" : "article-journal", "volume" : "62" }, "uris" : [ "http://www.mendeley.com/documents/?uuid=4db9b9b9-9836-4561-b677-73b0b0189a6d" ] } ], "mendeley" : { "formattedCitation" : "(LANE, 2005)", "plainTextFormattedCitation" : "(LANE, 2005)", "previouslyFormattedCitation" : "(LANE, 2005)" }, "properties" : { "noteIndex" : 0 }, "schema" : "https://github.com/citation-style-language/schema/raw/master/csl-citation.json" }</w:instrText>
      </w:r>
      <w:r w:rsidR="005574B0">
        <w:fldChar w:fldCharType="separate"/>
      </w:r>
      <w:r w:rsidR="005574B0" w:rsidRPr="005574B0">
        <w:rPr>
          <w:noProof/>
        </w:rPr>
        <w:t>(LANE, 2005)</w:t>
      </w:r>
      <w:r w:rsidR="005574B0">
        <w:fldChar w:fldCharType="end"/>
      </w:r>
      <w:r w:rsidR="002E5D91">
        <w:t>.</w:t>
      </w:r>
      <w:bookmarkEnd w:id="73"/>
    </w:p>
    <w:p w14:paraId="0F30BBB0" w14:textId="77777777" w:rsidR="005574B0" w:rsidRPr="005574B0" w:rsidRDefault="005574B0" w:rsidP="005574B0"/>
    <w:p w14:paraId="73A5E0AE" w14:textId="033E839F" w:rsidR="00BD05BA" w:rsidRPr="0096167C" w:rsidRDefault="00F53884" w:rsidP="00BC30A8">
      <w:pPr>
        <w:rPr>
          <w:rFonts w:cs="Arial"/>
        </w:rPr>
      </w:pPr>
      <w:r>
        <w:rPr>
          <w:rFonts w:cs="Arial"/>
        </w:rPr>
        <w:t>A amostra ionizada em forma de gota se move em direção a um eletrodo</w:t>
      </w:r>
      <w:r w:rsidR="00926F6B">
        <w:rPr>
          <w:rFonts w:cs="Arial"/>
        </w:rPr>
        <w:t>; impulsionada por uma força potencial causada por um diferencial elétrico</w:t>
      </w:r>
      <w:r w:rsidR="00756803">
        <w:rPr>
          <w:rFonts w:cs="Arial"/>
        </w:rPr>
        <w:t xml:space="preserve"> entre a amostra e a polaridade do eletrodo. </w:t>
      </w:r>
      <w:r w:rsidR="00AA0098">
        <w:rPr>
          <w:rFonts w:cs="Arial"/>
        </w:rPr>
        <w:t xml:space="preserve">Os íons são </w:t>
      </w:r>
      <w:r w:rsidR="00704AD9">
        <w:rPr>
          <w:rFonts w:cs="Arial"/>
        </w:rPr>
        <w:t>impulsionad</w:t>
      </w:r>
      <w:r w:rsidR="00AA0098">
        <w:rPr>
          <w:rFonts w:cs="Arial"/>
        </w:rPr>
        <w:t>os</w:t>
      </w:r>
      <w:r w:rsidR="00704AD9">
        <w:rPr>
          <w:rFonts w:cs="Arial"/>
        </w:rPr>
        <w:t xml:space="preserve"> para fora da agulha</w:t>
      </w:r>
      <w:r w:rsidR="00FB17B8">
        <w:rPr>
          <w:rFonts w:cs="Arial"/>
        </w:rPr>
        <w:t xml:space="preserve"> e se </w:t>
      </w:r>
      <w:r w:rsidR="00756803">
        <w:rPr>
          <w:rFonts w:cs="Arial"/>
        </w:rPr>
        <w:t xml:space="preserve">acumulam na ponta </w:t>
      </w:r>
      <w:r w:rsidR="002D7025">
        <w:rPr>
          <w:rFonts w:cs="Arial"/>
        </w:rPr>
        <w:t xml:space="preserve">da agulha formando </w:t>
      </w:r>
      <w:r w:rsidR="009448B3">
        <w:rPr>
          <w:rFonts w:cs="Arial"/>
        </w:rPr>
        <w:t>uma forma</w:t>
      </w:r>
      <w:r w:rsidR="002D7025">
        <w:rPr>
          <w:rFonts w:cs="Arial"/>
        </w:rPr>
        <w:t xml:space="preserve"> cone conhecido como Cone de Taylor</w:t>
      </w:r>
      <w:r w:rsidR="00194110">
        <w:rPr>
          <w:rFonts w:cs="Arial"/>
        </w:rPr>
        <w:t>;</w:t>
      </w:r>
      <w:r w:rsidR="00297992">
        <w:rPr>
          <w:rFonts w:cs="Arial"/>
        </w:rPr>
        <w:t xml:space="preserve"> </w:t>
      </w:r>
      <w:r w:rsidR="00194110">
        <w:rPr>
          <w:rFonts w:cs="Arial"/>
        </w:rPr>
        <w:t>c</w:t>
      </w:r>
      <w:r w:rsidR="00704AD9">
        <w:rPr>
          <w:rFonts w:cs="Arial"/>
        </w:rPr>
        <w:t>onforme os íons são agrupados na ponta da agulha o cone cede em forma</w:t>
      </w:r>
      <w:r w:rsidR="00194110">
        <w:rPr>
          <w:rFonts w:cs="Arial"/>
        </w:rPr>
        <w:t xml:space="preserve"> de gotas posi</w:t>
      </w:r>
      <w:r w:rsidR="00432D99">
        <w:rPr>
          <w:rFonts w:cs="Arial"/>
        </w:rPr>
        <w:t>tivamente carregadas</w:t>
      </w:r>
      <w:r w:rsidR="00225F8E">
        <w:rPr>
          <w:rFonts w:cs="Arial"/>
        </w:rPr>
        <w:t xml:space="preserve">; </w:t>
      </w:r>
      <w:r w:rsidR="00FF6BAD">
        <w:rPr>
          <w:rFonts w:cs="Arial"/>
        </w:rPr>
        <w:t xml:space="preserve">a </w:t>
      </w:r>
      <w:r w:rsidR="00FF6BAD">
        <w:rPr>
          <w:rFonts w:cs="Arial"/>
        </w:rPr>
        <w:fldChar w:fldCharType="begin"/>
      </w:r>
      <w:r w:rsidR="00FF6BAD">
        <w:rPr>
          <w:rFonts w:cs="Arial"/>
        </w:rPr>
        <w:instrText xml:space="preserve"> REF _Ref306894028 \h </w:instrText>
      </w:r>
      <w:r w:rsidR="00FF6BAD">
        <w:rPr>
          <w:rFonts w:cs="Arial"/>
        </w:rPr>
      </w:r>
      <w:r w:rsidR="00FF6BAD">
        <w:rPr>
          <w:rFonts w:cs="Arial"/>
        </w:rPr>
        <w:fldChar w:fldCharType="separate"/>
      </w:r>
      <w:r w:rsidR="00FF6BAD">
        <w:t xml:space="preserve">Figura </w:t>
      </w:r>
      <w:r w:rsidR="00FF6BAD">
        <w:rPr>
          <w:noProof/>
        </w:rPr>
        <w:t>2</w:t>
      </w:r>
      <w:r w:rsidR="00FF6BAD">
        <w:rPr>
          <w:rFonts w:cs="Arial"/>
        </w:rPr>
        <w:fldChar w:fldCharType="end"/>
      </w:r>
      <w:r w:rsidR="00FF6BAD">
        <w:rPr>
          <w:rFonts w:cs="Arial"/>
        </w:rPr>
        <w:t xml:space="preserve"> demonstra o processo</w:t>
      </w:r>
      <w:r w:rsidR="00F077DC">
        <w:rPr>
          <w:rFonts w:cs="Arial"/>
        </w:rPr>
        <w:t xml:space="preserve"> esquemático</w:t>
      </w:r>
      <w:r w:rsidR="00FF6BAD">
        <w:rPr>
          <w:rFonts w:cs="Arial"/>
        </w:rPr>
        <w:t xml:space="preserve"> de vaporização das </w:t>
      </w:r>
      <w:r w:rsidR="00225F8E">
        <w:rPr>
          <w:rFonts w:cs="Arial"/>
        </w:rPr>
        <w:t>gotas</w:t>
      </w:r>
      <w:r w:rsidR="00ED144A">
        <w:rPr>
          <w:rFonts w:cs="Arial"/>
        </w:rPr>
        <w:t>;</w:t>
      </w:r>
      <w:r w:rsidR="00225F8E">
        <w:rPr>
          <w:rFonts w:cs="Arial"/>
        </w:rPr>
        <w:t xml:space="preserve"> ao se mover em direção ao</w:t>
      </w:r>
      <w:r w:rsidR="00884A95">
        <w:rPr>
          <w:rFonts w:cs="Arial"/>
        </w:rPr>
        <w:t xml:space="preserve"> eletrodo </w:t>
      </w:r>
      <w:r w:rsidR="00D27F45">
        <w:rPr>
          <w:rFonts w:cs="Arial"/>
        </w:rPr>
        <w:t>a gota</w:t>
      </w:r>
      <w:r w:rsidR="007C32A3">
        <w:rPr>
          <w:rFonts w:cs="Arial"/>
        </w:rPr>
        <w:t xml:space="preserve"> </w:t>
      </w:r>
      <w:r w:rsidR="00182DB0">
        <w:rPr>
          <w:rFonts w:cs="Arial"/>
        </w:rPr>
        <w:t>se deforma aumentando sua forma, então</w:t>
      </w:r>
      <w:r w:rsidR="00884A95">
        <w:rPr>
          <w:rFonts w:cs="Arial"/>
        </w:rPr>
        <w:t xml:space="preserve"> </w:t>
      </w:r>
      <w:r w:rsidR="00182DB0">
        <w:rPr>
          <w:rFonts w:cs="Arial"/>
        </w:rPr>
        <w:t>se desprende</w:t>
      </w:r>
      <w:r w:rsidR="00884A95">
        <w:rPr>
          <w:rFonts w:cs="Arial"/>
        </w:rPr>
        <w:t xml:space="preserve"> em gotas menores</w:t>
      </w:r>
      <w:r w:rsidR="004406BD">
        <w:rPr>
          <w:rFonts w:cs="Arial"/>
        </w:rPr>
        <w:t xml:space="preserve"> </w:t>
      </w:r>
      <w:r w:rsidR="007E1C31">
        <w:rPr>
          <w:rFonts w:cs="Arial"/>
        </w:rPr>
        <w:t>repetindo este processe até que a os íons</w:t>
      </w:r>
      <w:r w:rsidR="002E71ED">
        <w:rPr>
          <w:rFonts w:cs="Arial"/>
        </w:rPr>
        <w:t xml:space="preserve"> presentes na amostra</w:t>
      </w:r>
      <w:r w:rsidR="007E1C31">
        <w:rPr>
          <w:rFonts w:cs="Arial"/>
        </w:rPr>
        <w:t xml:space="preserve"> não sejam mais capazes de romper a superfície da gota para formar novas gotas menores</w:t>
      </w:r>
      <w:r w:rsidR="001C7F60">
        <w:rPr>
          <w:rFonts w:cs="Arial"/>
        </w:rPr>
        <w:t xml:space="preserve"> ou que o solvente </w:t>
      </w:r>
      <w:r w:rsidR="009474E4">
        <w:rPr>
          <w:rFonts w:cs="Arial"/>
        </w:rPr>
        <w:t>se evapore totalmente</w:t>
      </w:r>
      <w:r w:rsidR="00C1637D">
        <w:rPr>
          <w:rFonts w:cs="Arial"/>
        </w:rPr>
        <w:t xml:space="preserve"> </w:t>
      </w:r>
      <w:r w:rsidR="00682F66">
        <w:rPr>
          <w:rFonts w:cs="Arial"/>
        </w:rPr>
        <w:fldChar w:fldCharType="begin" w:fldLock="1"/>
      </w:r>
      <w:r w:rsidR="0020136A">
        <w:rPr>
          <w:rFonts w:cs="Arial"/>
        </w:rPr>
        <w:instrText>ADDIN CSL_CITATION { "citationItems" : [ { "id" : "ITEM-1", "itemData" : { "DOI" : "10.1007/s00018-005-5006-6", "ISBN" : "1420-682X", "ISSN" : "1420682X", "PMID" : "15868409", "abstract" : "Over the last 20 years, mass spectrometry-based proteomics has become an indispensable tool in the cellular and molecular life sciences. This has been enabled by the 'soft ionisation' techniques of electrospray and matrix-assisted laser desorption-ionisation, which allow the gentle ionisation and vaporisation of large, thermally labile biomolecules. Innovative instrumentation designs and biochemical strategies have brought success in the large-scale identification and quantification of proteins, as well as the characterisation of their complexes and post-translational modifications. This review describes the instrumentation used for proteomics research. It presents an overview of the current applications of mass spectrometry-based proteomics to the cellular and molecular life sciences, and discusses challenges that exist for research in the future.", "author" : [ { "dropping-particle" : "", "family" : "Lane", "given" : "C. S.", "non-dropping-particle" : "", "parse-names" : false, "suffix" : "" } ], "container-title" : "Cellular and Molecular Life Sciences", "id" : "ITEM-1", "issue" : "7-8", "issued" : { "date-parts" : [ [ "2005" ] ] }, "page" : "848-869", "title" : "Mass spectrometry-based proteomics in the life sciences", "type" : "article-journal", "volume" : "62" }, "uris" : [ "http://www.mendeley.com/documents/?uuid=4db9b9b9-9836-4561-b677-73b0b0189a6d" ] } ], "mendeley" : { "formattedCitation" : "(LANE, 2005)", "plainTextFormattedCitation" : "(LANE, 2005)", "previouslyFormattedCitation" : "(LANE, 2005)" }, "properties" : { "noteIndex" : 0 }, "schema" : "https://github.com/citation-style-language/schema/raw/master/csl-citation.json" }</w:instrText>
      </w:r>
      <w:r w:rsidR="00682F66">
        <w:rPr>
          <w:rFonts w:cs="Arial"/>
        </w:rPr>
        <w:fldChar w:fldCharType="separate"/>
      </w:r>
      <w:r w:rsidR="00682F66" w:rsidRPr="00682F66">
        <w:rPr>
          <w:rFonts w:cs="Arial"/>
          <w:noProof/>
        </w:rPr>
        <w:t>(LANE, 2005)</w:t>
      </w:r>
      <w:r w:rsidR="00682F66">
        <w:rPr>
          <w:rFonts w:cs="Arial"/>
        </w:rPr>
        <w:fldChar w:fldCharType="end"/>
      </w:r>
      <w:r w:rsidR="00D6374B">
        <w:rPr>
          <w:rFonts w:cs="Arial"/>
        </w:rPr>
        <w:t>.</w:t>
      </w:r>
    </w:p>
    <w:p w14:paraId="3DA96866" w14:textId="77777777" w:rsidR="001D2CDD" w:rsidRPr="0096167C" w:rsidRDefault="001D2CDD" w:rsidP="00BC30A8">
      <w:pPr>
        <w:rPr>
          <w:rFonts w:cs="Arial"/>
        </w:rPr>
      </w:pPr>
    </w:p>
    <w:p w14:paraId="2716EE31" w14:textId="77777777" w:rsidR="00712C87" w:rsidRPr="0096167C" w:rsidRDefault="00712C87" w:rsidP="00712C87">
      <w:pPr>
        <w:pStyle w:val="Heading3"/>
        <w:rPr>
          <w:rFonts w:cs="Arial"/>
        </w:rPr>
      </w:pPr>
      <w:bookmarkStart w:id="74" w:name="_Toc304482874"/>
      <w:r w:rsidRPr="0096167C">
        <w:rPr>
          <w:rFonts w:cs="Arial"/>
        </w:rPr>
        <w:t>Analisadores de Massa</w:t>
      </w:r>
      <w:r w:rsidR="00085525" w:rsidRPr="0096167C">
        <w:rPr>
          <w:rFonts w:cs="Arial"/>
        </w:rPr>
        <w:t xml:space="preserve"> e Detector de Íons</w:t>
      </w:r>
      <w:bookmarkEnd w:id="74"/>
    </w:p>
    <w:p w14:paraId="35BC9F2D" w14:textId="77777777" w:rsidR="00A85E65" w:rsidRPr="0096167C" w:rsidRDefault="00A85E65" w:rsidP="005750A2">
      <w:pPr>
        <w:rPr>
          <w:rFonts w:cs="Arial"/>
        </w:rPr>
      </w:pPr>
    </w:p>
    <w:p w14:paraId="68FF82FE" w14:textId="238807BC" w:rsidR="006D4FF1" w:rsidRPr="0096167C" w:rsidRDefault="0063531A" w:rsidP="00593A10">
      <w:pPr>
        <w:rPr>
          <w:rFonts w:cs="Arial"/>
        </w:rPr>
      </w:pPr>
      <w:commentRangeStart w:id="75"/>
      <w:r w:rsidRPr="0096167C">
        <w:rPr>
          <w:rFonts w:cs="Arial"/>
        </w:rPr>
        <w:t>Os analisadores do</w:t>
      </w:r>
      <w:r w:rsidR="00C27492" w:rsidRPr="0096167C">
        <w:rPr>
          <w:rFonts w:cs="Arial"/>
        </w:rPr>
        <w:t xml:space="preserve"> tipo</w:t>
      </w:r>
      <w:r w:rsidRPr="0096167C">
        <w:rPr>
          <w:rFonts w:cs="Arial"/>
        </w:rPr>
        <w:t xml:space="preserve"> TOF consideram o tempo de </w:t>
      </w:r>
      <w:r w:rsidR="00312634" w:rsidRPr="0096167C">
        <w:rPr>
          <w:rFonts w:cs="Arial"/>
        </w:rPr>
        <w:t>voo</w:t>
      </w:r>
      <w:r w:rsidRPr="0096167C">
        <w:rPr>
          <w:rFonts w:cs="Arial"/>
        </w:rPr>
        <w:t xml:space="preserve"> </w:t>
      </w:r>
      <w:r w:rsidR="00AF35B0" w:rsidRPr="0096167C">
        <w:rPr>
          <w:rFonts w:cs="Arial"/>
        </w:rPr>
        <w:t xml:space="preserve">através do tubo de vácuo </w:t>
      </w:r>
      <w:r w:rsidRPr="0096167C">
        <w:rPr>
          <w:rFonts w:cs="Arial"/>
        </w:rPr>
        <w:t>até chegar ao detector de íons para calcular a massa dos componentes</w:t>
      </w:r>
      <w:r w:rsidR="00F31829" w:rsidRPr="0096167C">
        <w:rPr>
          <w:rFonts w:cs="Arial"/>
        </w:rPr>
        <w:t>,</w:t>
      </w:r>
      <w:r w:rsidR="00F52BC9" w:rsidRPr="0096167C">
        <w:rPr>
          <w:rFonts w:cs="Arial"/>
        </w:rPr>
        <w:t xml:space="preserve"> como pode ser visto na </w:t>
      </w:r>
      <w:r w:rsidR="00F52BC9" w:rsidRPr="0096167C">
        <w:rPr>
          <w:rFonts w:cs="Arial"/>
        </w:rPr>
        <w:fldChar w:fldCharType="begin"/>
      </w:r>
      <w:r w:rsidR="00F52BC9" w:rsidRPr="0096167C">
        <w:rPr>
          <w:rFonts w:cs="Arial"/>
        </w:rPr>
        <w:instrText xml:space="preserve"> REF _Ref302763779 \h </w:instrText>
      </w:r>
      <w:r w:rsidR="00F52BC9" w:rsidRPr="0096167C">
        <w:rPr>
          <w:rFonts w:cs="Arial"/>
        </w:rPr>
      </w:r>
      <w:r w:rsidR="00F52BC9" w:rsidRPr="0096167C">
        <w:rPr>
          <w:rFonts w:cs="Arial"/>
        </w:rPr>
        <w:fldChar w:fldCharType="separate"/>
      </w:r>
      <w:r w:rsidR="0045698B">
        <w:t>FIGURA</w:t>
      </w:r>
      <w:r w:rsidR="0045698B" w:rsidRPr="0096167C">
        <w:t xml:space="preserve"> </w:t>
      </w:r>
      <w:r w:rsidR="0045698B">
        <w:rPr>
          <w:noProof/>
        </w:rPr>
        <w:t>2</w:t>
      </w:r>
      <w:r w:rsidR="00F52BC9" w:rsidRPr="0096167C">
        <w:rPr>
          <w:rFonts w:cs="Arial"/>
        </w:rPr>
        <w:fldChar w:fldCharType="end"/>
      </w:r>
      <w:r w:rsidR="007D1962" w:rsidRPr="0096167C">
        <w:rPr>
          <w:rFonts w:cs="Arial"/>
        </w:rPr>
        <w:t xml:space="preserve">; </w:t>
      </w:r>
      <w:r w:rsidR="00593A10" w:rsidRPr="0096167C">
        <w:rPr>
          <w:rFonts w:cs="Arial"/>
        </w:rPr>
        <w:t>íons acelerados</w:t>
      </w:r>
      <w:r w:rsidR="005B0D8B">
        <w:rPr>
          <w:rFonts w:cs="Arial"/>
        </w:rPr>
        <w:t xml:space="preserve"> </w:t>
      </w:r>
      <w:r w:rsidR="00593A10" w:rsidRPr="0096167C">
        <w:rPr>
          <w:rFonts w:cs="Arial"/>
        </w:rPr>
        <w:t xml:space="preserve">com a mesma carga voam através de um tubo </w:t>
      </w:r>
      <w:r w:rsidR="001A64D2">
        <w:rPr>
          <w:rFonts w:cs="Arial"/>
        </w:rPr>
        <w:t xml:space="preserve">de </w:t>
      </w:r>
      <w:r w:rsidR="00EF622C">
        <w:rPr>
          <w:rFonts w:cs="Arial"/>
        </w:rPr>
        <w:t>vácuo</w:t>
      </w:r>
      <w:r w:rsidR="005B0D8B">
        <w:rPr>
          <w:rFonts w:cs="Arial"/>
        </w:rPr>
        <w:t xml:space="preserve"> em direção ao detector de íons,</w:t>
      </w:r>
      <w:r w:rsidR="001A64D2">
        <w:rPr>
          <w:rFonts w:cs="Arial"/>
        </w:rPr>
        <w:t xml:space="preserve"> </w:t>
      </w:r>
      <w:r w:rsidR="00593A10" w:rsidRPr="0096167C">
        <w:rPr>
          <w:rFonts w:cs="Arial"/>
        </w:rPr>
        <w:t>com diferentes velocidades que são inversamente proporcionais à</w:t>
      </w:r>
      <w:r w:rsidR="0071245B" w:rsidRPr="0096167C">
        <w:rPr>
          <w:rFonts w:cs="Arial"/>
        </w:rPr>
        <w:t>s</w:t>
      </w:r>
      <w:r w:rsidR="006E2E42">
        <w:rPr>
          <w:rFonts w:cs="Arial"/>
        </w:rPr>
        <w:t xml:space="preserve"> suas massas</w:t>
      </w:r>
      <w:r w:rsidR="003206A2">
        <w:rPr>
          <w:rFonts w:cs="Arial"/>
        </w:rPr>
        <w:t xml:space="preserve">. Ao detectar os íons o espectrômetro de massas mede ao mesmo tempo a carga dos íons e a massa, por causa do tempo de </w:t>
      </w:r>
      <w:r w:rsidR="0036313F">
        <w:rPr>
          <w:rFonts w:cs="Arial"/>
        </w:rPr>
        <w:t>voo</w:t>
      </w:r>
      <w:r w:rsidR="003206A2">
        <w:rPr>
          <w:rFonts w:cs="Arial"/>
        </w:rPr>
        <w:t xml:space="preserve"> </w:t>
      </w:r>
      <w:r w:rsidR="003C419D" w:rsidRPr="0096167C">
        <w:rPr>
          <w:rFonts w:cs="Arial"/>
        </w:rPr>
        <w:fldChar w:fldCharType="begin" w:fldLock="1"/>
      </w:r>
      <w:r w:rsidR="00E15C43">
        <w:rPr>
          <w:rFonts w:cs="Arial"/>
        </w:rPr>
        <w:instrText>ADDIN CSL_CITATION { "citationItems" : [ { "id" : "ITEM-1", "itemData" : { "DOI" : "10.1093/bfgp/eli002", "ISBN" : "1473-9550 (Print)", "ISSN" : "14739550", "PMID" : "17202122", "abstract" : "In the late 1980s, the advent of soft ionization techniques capable of generating stable gas phase ions from thermally unstable biomolecules, namely matrix-assisted laser desorption/ionization (MALDI) and electrospray ionization (ESI), laid the way for the development of a set of powerful alternatives to the traditional Edman chemistry for the structural characterization of peptides and proteins. The rapid protein identification capabilities that, coupled with two-dimensional gel electrophoresis, provided insights into all sorts of biological systems since the dawn of proteomics and have been exploited in the last few years for the development of more powerful and automatable gel-free strategies, mainly based on multidimensional chromatographic separations of peptides from proteolytic digests. In parallel to the evolution of ion sources, mass analysers and scan modes, the invention of new elegant biochemical strategies to fractionate or simplify highly complex mixtures, or to introduce isotopic labels in peptides in a variety of ways now makes also possible large-scale, high-coverage quantitative studies in a wide dynamic range. In this review, we provide the fundamental concepts of mass spectrometry (MS) and describe the technological progress of MS-based proteomics since its earliest days. Representative literature examples of their true power, either when employed as exploratory or as targeted techniques, is provided as well.", "author" : [ { "dropping-particle" : "", "family" : "Ca\u00f1as", "given" : "Benito", "non-dropping-particle" : "", "parse-names" : false, "suffix" : "" }, { "dropping-particle" : "", "family" : "L\u00f3pez-Ferrer", "given" : "Daniel", "non-dropping-particle" : "", "parse-names" : false, "suffix" : "" }, { "dropping-particle" : "", "family" : "Ramos-Fern\u00e1ndez", "given" : "Antonio", "non-dropping-particle" : "", "parse-names" : false, "suffix" : "" }, { "dropping-particle" : "", "family" : "Camafeita", "given" : "Emilio", "non-dropping-particle" : "", "parse-names" : false, "suffix" : "" }, { "dropping-particle" : "", "family" : "Calvo", "given" : "Enrique", "non-dropping-particle" : "", "parse-names" : false, "suffix" : "" } ], "container-title" : "Briefings in Functional Genomics and Proteomics", "id" : "ITEM-1", "issue" : "4", "issued" : { "date-parts" : [ [ "2006" ] ] }, "page" : "295-320", "title" : "Mass spectrometry technologies for proteomics", "type" : "article-journal", "volume" : "4" }, "uris" : [ "http://www.mendeley.com/documents/?uuid=841a8647-13ef-4508-a394-5f9c718b1ad6" ] }, { "id" : "ITEM-2", "itemData" : { "author" : [ { "dropping-particle" : "", "family" : "Cunha", "given" : "Ricardo Bastos", "non-dropping-particle" : "", "parse-names" : false, "suffix" : "" }, { "dropping-particle" : "", "family" : "Castro", "given" : "Mariana De Souza", "non-dropping-particle" : "", "parse-names" : false, "suffix" : "" }, { "dropping-particle" : "", "family" : "Fontes", "given" : "Wagner", "non-dropping-particle" : "", "parse-names" : false, "suffix" : "" } ], "container-title" : "Biotecnologia Ci\u00eancia &amp; Desenvolvimento", "id" : "ITEM-2", "issue" : "36", "issued" : { "date-parts" : [ [ "2006" ] ] }, "page" : "40-46", "title" : "Espectrometria de massa de prote\u00ednas", "type" : "article-journal", "volume" : "ano IX" }, "uris" : [ "http://www.mendeley.com/documents/?uuid=670a5efb-94e5-46cb-8a57-05068f37e4b0" ] } ], "mendeley" : { "formattedCitation" : "(CA\u00d1AS et al., 2006; CUNHA et al., 2006)", "manualFormatting" : "(CA\u00d1AS et al., 2006; CUNHA et al., 2006)", "plainTextFormattedCitation" : "(CA\u00d1AS et al., 2006; CUNHA et al., 2006)", "previouslyFormattedCitation" : "(CA\u00d1AS et al., 2006; CUNHA et al., 2006)" }, "properties" : { "noteIndex" : 0 }, "schema" : "https://github.com/citation-style-language/schema/raw/master/csl-citation.json" }</w:instrText>
      </w:r>
      <w:r w:rsidR="003C419D" w:rsidRPr="0096167C">
        <w:rPr>
          <w:rFonts w:cs="Arial"/>
        </w:rPr>
        <w:fldChar w:fldCharType="separate"/>
      </w:r>
      <w:r w:rsidR="00034965" w:rsidRPr="0096167C">
        <w:rPr>
          <w:rFonts w:cs="Arial"/>
          <w:noProof/>
        </w:rPr>
        <w:t xml:space="preserve">(CAÑAS </w:t>
      </w:r>
      <w:r w:rsidR="00034965" w:rsidRPr="0045698B">
        <w:rPr>
          <w:rFonts w:cs="Arial"/>
          <w:i/>
          <w:noProof/>
        </w:rPr>
        <w:t>et al</w:t>
      </w:r>
      <w:r w:rsidR="00034965" w:rsidRPr="0096167C">
        <w:rPr>
          <w:rFonts w:cs="Arial"/>
          <w:noProof/>
        </w:rPr>
        <w:t xml:space="preserve">., 2006; CUNHA </w:t>
      </w:r>
      <w:r w:rsidR="00034965" w:rsidRPr="0045698B">
        <w:rPr>
          <w:rFonts w:cs="Arial"/>
          <w:i/>
          <w:noProof/>
        </w:rPr>
        <w:t>et al</w:t>
      </w:r>
      <w:r w:rsidR="00034965" w:rsidRPr="0096167C">
        <w:rPr>
          <w:rFonts w:cs="Arial"/>
          <w:noProof/>
        </w:rPr>
        <w:t>., 2006)</w:t>
      </w:r>
      <w:r w:rsidR="003C419D" w:rsidRPr="0096167C">
        <w:rPr>
          <w:rFonts w:cs="Arial"/>
        </w:rPr>
        <w:fldChar w:fldCharType="end"/>
      </w:r>
      <w:r w:rsidR="00B8601E" w:rsidRPr="0096167C">
        <w:rPr>
          <w:rFonts w:cs="Arial"/>
        </w:rPr>
        <w:t>.</w:t>
      </w:r>
      <w:commentRangeEnd w:id="75"/>
      <w:r w:rsidR="000A4B4E">
        <w:rPr>
          <w:rStyle w:val="CommentReference"/>
        </w:rPr>
        <w:commentReference w:id="75"/>
      </w:r>
    </w:p>
    <w:p w14:paraId="2D513AE4" w14:textId="77777777" w:rsidR="006D4FF1" w:rsidRPr="0096167C" w:rsidRDefault="00DD757A" w:rsidP="006D4FF1">
      <w:pPr>
        <w:keepNext/>
        <w:jc w:val="center"/>
      </w:pPr>
      <w:r w:rsidRPr="0096167C">
        <w:rPr>
          <w:rFonts w:cs="Arial"/>
          <w:b/>
          <w:noProof/>
          <w:lang w:val="en-US" w:eastAsia="en-US"/>
        </w:rPr>
        <w:lastRenderedPageBreak/>
        <w:drawing>
          <wp:inline distT="0" distB="0" distL="0" distR="0" wp14:anchorId="75929001" wp14:editId="12AB7957">
            <wp:extent cx="2722245" cy="2477135"/>
            <wp:effectExtent l="19050" t="19050" r="20955" b="18415"/>
            <wp:docPr id="2" name="Afbeelding 2" descr="TOF Aebersold Mass spectrometry based proteom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OF Aebersold Mass spectrometry based proteomics"/>
                    <pic:cNvPicPr>
                      <a:picLocks noChangeAspect="1" noChangeArrowheads="1"/>
                    </pic:cNvPicPr>
                  </pic:nvPicPr>
                  <pic:blipFill>
                    <a:blip r:embed="rId15" cstate="print"/>
                    <a:srcRect/>
                    <a:stretch>
                      <a:fillRect/>
                    </a:stretch>
                  </pic:blipFill>
                  <pic:spPr bwMode="auto">
                    <a:xfrm>
                      <a:off x="0" y="0"/>
                      <a:ext cx="2722245" cy="2477135"/>
                    </a:xfrm>
                    <a:prstGeom prst="rect">
                      <a:avLst/>
                    </a:prstGeom>
                    <a:noFill/>
                    <a:ln w="6350" cmpd="sng">
                      <a:solidFill>
                        <a:srgbClr val="000000"/>
                      </a:solidFill>
                      <a:miter lim="800000"/>
                      <a:headEnd/>
                      <a:tailEnd/>
                    </a:ln>
                    <a:effectLst/>
                  </pic:spPr>
                </pic:pic>
              </a:graphicData>
            </a:graphic>
          </wp:inline>
        </w:drawing>
      </w:r>
    </w:p>
    <w:p w14:paraId="204D16E5" w14:textId="0A452F9B" w:rsidR="005750A2" w:rsidRPr="0096167C" w:rsidRDefault="0096167C" w:rsidP="006D4FF1">
      <w:pPr>
        <w:pStyle w:val="Caption"/>
        <w:jc w:val="center"/>
        <w:rPr>
          <w:rFonts w:cs="Arial"/>
        </w:rPr>
      </w:pPr>
      <w:bookmarkStart w:id="76" w:name="_Ref302763779"/>
      <w:bookmarkStart w:id="77" w:name="_Toc307490903"/>
      <w:r>
        <w:t>FIGURA</w:t>
      </w:r>
      <w:r w:rsidR="006D4FF1" w:rsidRPr="0096167C">
        <w:t xml:space="preserve"> </w:t>
      </w:r>
      <w:fldSimple w:instr=" SEQ Figure \* ARABIC ">
        <w:r w:rsidR="001063CA">
          <w:rPr>
            <w:noProof/>
          </w:rPr>
          <w:t>3</w:t>
        </w:r>
      </w:fldSimple>
      <w:bookmarkEnd w:id="76"/>
      <w:r w:rsidR="006D4FF1" w:rsidRPr="0096167C">
        <w:t xml:space="preserve"> – Esquema do detector de maças </w:t>
      </w:r>
      <w:r w:rsidR="006D4FF1" w:rsidRPr="00FD6A63">
        <w:rPr>
          <w:i/>
        </w:rPr>
        <w:t xml:space="preserve">Time </w:t>
      </w:r>
      <w:proofErr w:type="spellStart"/>
      <w:r w:rsidR="006D4FF1" w:rsidRPr="00FD6A63">
        <w:rPr>
          <w:i/>
        </w:rPr>
        <w:t>of</w:t>
      </w:r>
      <w:proofErr w:type="spellEnd"/>
      <w:r w:rsidR="006D4FF1" w:rsidRPr="00FD6A63">
        <w:rPr>
          <w:i/>
        </w:rPr>
        <w:t xml:space="preserve"> </w:t>
      </w:r>
      <w:proofErr w:type="spellStart"/>
      <w:r w:rsidR="006C0031" w:rsidRPr="00FD6A63">
        <w:rPr>
          <w:i/>
        </w:rPr>
        <w:t>F</w:t>
      </w:r>
      <w:r w:rsidR="006D4FF1" w:rsidRPr="00FD6A63">
        <w:rPr>
          <w:i/>
        </w:rPr>
        <w:t>light</w:t>
      </w:r>
      <w:proofErr w:type="spellEnd"/>
      <w:r w:rsidR="006D4FF1" w:rsidRPr="0096167C">
        <w:rPr>
          <w:i/>
        </w:rPr>
        <w:t xml:space="preserve"> (TOF)</w:t>
      </w:r>
      <w:r w:rsidR="006D4FF1" w:rsidRPr="0096167C">
        <w:t xml:space="preserve"> </w:t>
      </w:r>
      <w:r w:rsidR="00892692" w:rsidRPr="0096167C">
        <w:t xml:space="preserve">no modo tradicional e em tandem </w:t>
      </w:r>
      <w:r w:rsidR="00892692" w:rsidRPr="0096167C">
        <w:fldChar w:fldCharType="begin" w:fldLock="1"/>
      </w:r>
      <w:r w:rsidR="00DD3C16">
        <w:instrText>ADDIN CSL_CITATION { "citationItems" : [ { "id" : "ITEM-1", "itemData" : { "DOI" : "10.1038/nature01511", "ISBN" : "0028-0836 (Print) 0028-0836 (Linking)", "ISSN" : "0028-0836", "PMID" : "12634793", "abstract" : "Recent successes illustrate the role of mass spectrometry-based proteomics as an indispensable tool for molecular and cellular biology and for the emerging field of systems biology. These include the study of protein-protein interactions via affinity-based isolations on a small and proteome-wide scale, the mapping of numerous organelles, the concurrent description of the malaria parasite genome and proteome, and the generation of quantitative protein profiles from diverse species. The ability of mass spectrometry to identify and, increasingly, to precisely quantify thousands of proteins from complex samples can be expected to impact broadly on biology and medicine.", "author" : [ { "dropping-particle" : "", "family" : "Aebersold", "given" : "Ruedi", "non-dropping-particle" : "", "parse-names" : false, "suffix" : "" }, { "dropping-particle" : "", "family" : "Mann", "given" : "Matthias", "non-dropping-particle" : "", "parse-names" : false, "suffix" : "" } ], "container-title" : "Nature", "id" : "ITEM-1", "issue" : "March", "issued" : { "date-parts" : [ [ "2003" ] ] }, "page" : "198-207", "title" : "Mass spectrometry-based proteomics.", "type" : "article-journal", "volume" : "422" }, "uris" : [ "http://www.mendeley.com/documents/?uuid=21342ee5-3a97-47aa-88e1-e11294bed12d" ] } ], "mendeley" : { "formattedCitation" : "(AEBERSOLD; MANN, 2003)", "manualFormatting" : "(AEBERSOLD, 2003)", "plainTextFormattedCitation" : "(AEBERSOLD; MANN, 2003)", "previouslyFormattedCitation" : "(AEBERSOLD; MANN, 2003)" }, "properties" : { "noteIndex" : 0 }, "schema" : "https://github.com/citation-style-language/schema/raw/master/csl-citation.json" }</w:instrText>
      </w:r>
      <w:r w:rsidR="00892692" w:rsidRPr="0096167C">
        <w:fldChar w:fldCharType="separate"/>
      </w:r>
      <w:r w:rsidR="00034965" w:rsidRPr="0096167C">
        <w:rPr>
          <w:noProof/>
        </w:rPr>
        <w:t>(AEBERSOLD, 2003)</w:t>
      </w:r>
      <w:bookmarkEnd w:id="77"/>
      <w:r w:rsidR="00892692" w:rsidRPr="0096167C">
        <w:fldChar w:fldCharType="end"/>
      </w:r>
    </w:p>
    <w:p w14:paraId="48740F68" w14:textId="77777777" w:rsidR="00B80724" w:rsidRPr="0096167C" w:rsidRDefault="00B80724" w:rsidP="003F18C9">
      <w:pPr>
        <w:jc w:val="center"/>
        <w:rPr>
          <w:rFonts w:cs="Arial"/>
          <w:b/>
        </w:rPr>
      </w:pPr>
    </w:p>
    <w:p w14:paraId="277FD5CF" w14:textId="17EA6A37" w:rsidR="00D01072" w:rsidRPr="00AC52AE" w:rsidRDefault="00961810" w:rsidP="00D01072">
      <w:r>
        <w:rPr>
          <w:rFonts w:cs="Arial"/>
        </w:rPr>
        <w:t>A</w:t>
      </w:r>
      <w:r w:rsidR="000063AB" w:rsidRPr="0096167C">
        <w:rPr>
          <w:rFonts w:cs="Arial"/>
        </w:rPr>
        <w:t>nalisadores do tipo quadrupolo consistem em quatro bastões igualmente espaçados em torno no eixo central</w:t>
      </w:r>
      <w:r w:rsidR="00AA62EA">
        <w:rPr>
          <w:rFonts w:cs="Arial"/>
        </w:rPr>
        <w:t xml:space="preserve">. </w:t>
      </w:r>
      <w:r w:rsidR="00D403A3">
        <w:rPr>
          <w:rFonts w:cs="Arial"/>
        </w:rPr>
        <w:t xml:space="preserve">De acordo com Cañas </w:t>
      </w:r>
      <w:r w:rsidR="00AA62EA">
        <w:rPr>
          <w:rFonts w:cs="Arial"/>
        </w:rPr>
        <w:fldChar w:fldCharType="begin" w:fldLock="1"/>
      </w:r>
      <w:r w:rsidR="004102BF">
        <w:rPr>
          <w:rFonts w:cs="Arial"/>
        </w:rPr>
        <w:instrText>ADDIN CSL_CITATION { "citationItems" : [ { "id" : "ITEM-1", "itemData" : { "DOI" : "10.1093/bfgp/eli002", "ISBN" : "1473-9550 (Print)", "ISSN" : "14739550", "PMID" : "17202122", "abstract" : "In the late 1980s, the advent of soft ionization techniques capable of generating stable gas phase ions from thermally unstable biomolecules, namely matrix-assisted laser desorption/ionization (MALDI) and electrospray ionization (ESI), laid the way for the development of a set of powerful alternatives to the traditional Edman chemistry for the structural characterization of peptides and proteins. The rapid protein identification capabilities that, coupled with two-dimensional gel electrophoresis, provided insights into all sorts of biological systems since the dawn of proteomics and have been exploited in the last few years for the development of more powerful and automatable gel-free strategies, mainly based on multidimensional chromatographic separations of peptides from proteolytic digests. In parallel to the evolution of ion sources, mass analysers and scan modes, the invention of new elegant biochemical strategies to fractionate or simplify highly complex mixtures, or to introduce isotopic labels in peptides in a variety of ways now makes also possible large-scale, high-coverage quantitative studies in a wide dynamic range. In this review, we provide the fundamental concepts of mass spectrometry (MS) and describe the technological progress of MS-based proteomics since its earliest days. Representative literature examples of their true power, either when employed as exploratory or as targeted techniques, is provided as well.", "author" : [ { "dropping-particle" : "", "family" : "Ca\u00f1as", "given" : "Benito", "non-dropping-particle" : "", "parse-names" : false, "suffix" : "" }, { "dropping-particle" : "", "family" : "L\u00f3pez-Ferrer", "given" : "Daniel", "non-dropping-particle" : "", "parse-names" : false, "suffix" : "" }, { "dropping-particle" : "", "family" : "Ramos-Fern\u00e1ndez", "given" : "Antonio", "non-dropping-particle" : "", "parse-names" : false, "suffix" : "" }, { "dropping-particle" : "", "family" : "Camafeita", "given" : "Emilio", "non-dropping-particle" : "", "parse-names" : false, "suffix" : "" }, { "dropping-particle" : "", "family" : "Calvo", "given" : "Enrique", "non-dropping-particle" : "", "parse-names" : false, "suffix" : "" } ], "container-title" : "Briefings in Functional Genomics and Proteomics", "id" : "ITEM-1", "issue" : "4", "issued" : { "date-parts" : [ [ "2006" ] ] }, "page" : "295-320", "title" : "Mass spectrometry technologies for proteomics", "type" : "article-journal", "volume" : "4" }, "suppress-author" : 1, "uris" : [ "http://www.mendeley.com/documents/?uuid=841a8647-13ef-4508-a394-5f9c718b1ad6" ] } ], "mendeley" : { "formattedCitation" : "(2006)", "plainTextFormattedCitation" : "(2006)", "previouslyFormattedCitation" : "(2006)" }, "properties" : { "noteIndex" : 0 }, "schema" : "https://github.com/citation-style-language/schema/raw/master/csl-citation.json" }</w:instrText>
      </w:r>
      <w:r w:rsidR="00AA62EA">
        <w:rPr>
          <w:rFonts w:cs="Arial"/>
        </w:rPr>
        <w:fldChar w:fldCharType="separate"/>
      </w:r>
      <w:r w:rsidR="00AA62EA" w:rsidRPr="00AA62EA">
        <w:rPr>
          <w:rFonts w:cs="Arial"/>
          <w:noProof/>
        </w:rPr>
        <w:t>(2006)</w:t>
      </w:r>
      <w:r w:rsidR="00AA62EA">
        <w:rPr>
          <w:rFonts w:cs="Arial"/>
        </w:rPr>
        <w:fldChar w:fldCharType="end"/>
      </w:r>
      <w:r w:rsidR="00AA62EA">
        <w:rPr>
          <w:rFonts w:cs="Arial"/>
        </w:rPr>
        <w:t xml:space="preserve"> </w:t>
      </w:r>
      <w:r>
        <w:rPr>
          <w:rFonts w:cs="Arial"/>
        </w:rPr>
        <w:t xml:space="preserve">no quadrupolo </w:t>
      </w:r>
      <w:r w:rsidR="00AA62EA">
        <w:rPr>
          <w:rFonts w:cs="Arial"/>
        </w:rPr>
        <w:t>os íons são separados devido à campos elétricos gerados pelos quatro bastões que podem operar de três formas diferentes.</w:t>
      </w:r>
      <w:r w:rsidR="00D568C5">
        <w:rPr>
          <w:rFonts w:cs="Arial"/>
        </w:rPr>
        <w:t xml:space="preserve"> Se DC é zero e RF é aplicado todos os íons irão passar pelo através do quadrupolo caracterizando </w:t>
      </w:r>
      <w:r w:rsidR="00001699">
        <w:rPr>
          <w:rFonts w:cs="Arial"/>
        </w:rPr>
        <w:t>primeiro</w:t>
      </w:r>
      <w:r w:rsidR="00D568C5">
        <w:rPr>
          <w:rFonts w:cs="Arial"/>
        </w:rPr>
        <w:t xml:space="preserve"> modo </w:t>
      </w:r>
      <w:r w:rsidR="007333FE">
        <w:rPr>
          <w:rFonts w:cs="Arial"/>
        </w:rPr>
        <w:t xml:space="preserve">de </w:t>
      </w:r>
      <w:r w:rsidR="00D568C5">
        <w:rPr>
          <w:rFonts w:cs="Arial"/>
        </w:rPr>
        <w:t xml:space="preserve">configuração </w:t>
      </w:r>
      <w:r w:rsidR="007333FE">
        <w:rPr>
          <w:rFonts w:cs="Arial"/>
        </w:rPr>
        <w:t>denominado</w:t>
      </w:r>
      <w:r w:rsidR="00D568C5">
        <w:rPr>
          <w:rFonts w:cs="Arial"/>
        </w:rPr>
        <w:t xml:space="preserve"> RF</w:t>
      </w:r>
      <w:r w:rsidR="00892AD1">
        <w:rPr>
          <w:rFonts w:cs="Arial"/>
        </w:rPr>
        <w:t xml:space="preserve">; </w:t>
      </w:r>
      <w:r w:rsidR="00D460D6">
        <w:rPr>
          <w:rFonts w:cs="Arial"/>
        </w:rPr>
        <w:t xml:space="preserve"> </w:t>
      </w:r>
      <w:r w:rsidR="007C37E1">
        <w:rPr>
          <w:rFonts w:cs="Arial"/>
        </w:rPr>
        <w:t xml:space="preserve">o segundo modo é </w:t>
      </w:r>
      <w:r w:rsidR="00C44FAA">
        <w:rPr>
          <w:rFonts w:cs="Arial"/>
        </w:rPr>
        <w:t xml:space="preserve">conhecido como </w:t>
      </w:r>
      <w:proofErr w:type="spellStart"/>
      <w:r w:rsidR="00C44FAA" w:rsidRPr="00FD6A63">
        <w:rPr>
          <w:rFonts w:cs="Arial"/>
          <w:i/>
        </w:rPr>
        <w:t>scanning</w:t>
      </w:r>
      <w:proofErr w:type="spellEnd"/>
      <w:r w:rsidR="00C44FAA" w:rsidRPr="00FD6A63">
        <w:rPr>
          <w:rFonts w:cs="Arial"/>
          <w:i/>
        </w:rPr>
        <w:t xml:space="preserve"> </w:t>
      </w:r>
      <w:proofErr w:type="spellStart"/>
      <w:r w:rsidR="00C44FAA" w:rsidRPr="00FD6A63">
        <w:rPr>
          <w:rFonts w:cs="Arial"/>
          <w:i/>
        </w:rPr>
        <w:t>mode</w:t>
      </w:r>
      <w:proofErr w:type="spellEnd"/>
      <w:r w:rsidR="003C4741">
        <w:rPr>
          <w:rFonts w:cs="Arial"/>
        </w:rPr>
        <w:t xml:space="preserve"> por que permite íons de diferentes m/z passar de forma sequencial. </w:t>
      </w:r>
      <w:r w:rsidR="00D0770A">
        <w:rPr>
          <w:rFonts w:cs="Arial"/>
        </w:rPr>
        <w:t>O terceiro modo de operação permite a trajetória estável de íons com o intervalo de m/z específicos</w:t>
      </w:r>
      <w:r w:rsidR="004102BF">
        <w:rPr>
          <w:rFonts w:cs="Arial"/>
        </w:rPr>
        <w:t xml:space="preserve"> </w:t>
      </w:r>
      <w:r w:rsidR="004102BF">
        <w:rPr>
          <w:rFonts w:cs="Arial"/>
        </w:rPr>
        <w:fldChar w:fldCharType="begin" w:fldLock="1"/>
      </w:r>
      <w:r w:rsidR="00772C5F">
        <w:rPr>
          <w:rFonts w:cs="Arial"/>
        </w:rPr>
        <w:instrText>ADDIN CSL_CITATION { "citationItems" : [ { "id" : "ITEM-1", "itemData" : { "DOI" : "10.1093/bfgp/eli002", "ISBN" : "1473-9550 (Print)", "ISSN" : "14739550", "PMID" : "17202122", "abstract" : "In the late 1980s, the advent of soft ionization techniques capable of generating stable gas phase ions from thermally unstable biomolecules, namely matrix-assisted laser desorption/ionization (MALDI) and electrospray ionization (ESI), laid the way for the development of a set of powerful alternatives to the traditional Edman chemistry for the structural characterization of peptides and proteins. The rapid protein identification capabilities that, coupled with two-dimensional gel electrophoresis, provided insights into all sorts of biological systems since the dawn of proteomics and have been exploited in the last few years for the development of more powerful and automatable gel-free strategies, mainly based on multidimensional chromatographic separations of peptides from proteolytic digests. In parallel to the evolution of ion sources, mass analysers and scan modes, the invention of new elegant biochemical strategies to fractionate or simplify highly complex mixtures, or to introduce isotopic labels in peptides in a variety of ways now makes also possible large-scale, high-coverage quantitative studies in a wide dynamic range. In this review, we provide the fundamental concepts of mass spectrometry (MS) and describe the technological progress of MS-based proteomics since its earliest days. Representative literature examples of their true power, either when employed as exploratory or as targeted techniques, is provided as well.", "author" : [ { "dropping-particle" : "", "family" : "Ca\u00f1as", "given" : "Benito", "non-dropping-particle" : "", "parse-names" : false, "suffix" : "" }, { "dropping-particle" : "", "family" : "L\u00f3pez-Ferrer", "given" : "Daniel", "non-dropping-particle" : "", "parse-names" : false, "suffix" : "" }, { "dropping-particle" : "", "family" : "Ramos-Fern\u00e1ndez", "given" : "Antonio", "non-dropping-particle" : "", "parse-names" : false, "suffix" : "" }, { "dropping-particle" : "", "family" : "Camafeita", "given" : "Emilio", "non-dropping-particle" : "", "parse-names" : false, "suffix" : "" }, { "dropping-particle" : "", "family" : "Calvo", "given" : "Enrique", "non-dropping-particle" : "", "parse-names" : false, "suffix" : "" } ], "container-title" : "Briefings in Functional Genomics and Proteomics", "id" : "ITEM-1", "issue" : "4", "issued" : { "date-parts" : [ [ "2006" ] ] }, "page" : "295-320", "title" : "Mass spectrometry technologies for proteomics", "type" : "article-journal", "volume" : "4" }, "uris" : [ "http://www.mendeley.com/documents/?uuid=841a8647-13ef-4508-a394-5f9c718b1ad6" ] } ], "mendeley" : { "formattedCitation" : "(CA\u00d1AS et al., 2006)", "plainTextFormattedCitation" : "(CA\u00d1AS et al., 2006)", "previouslyFormattedCitation" : "(CA\u00d1AS et al., 2006)" }, "properties" : { "noteIndex" : 0 }, "schema" : "https://github.com/citation-style-language/schema/raw/master/csl-citation.json" }</w:instrText>
      </w:r>
      <w:r w:rsidR="004102BF">
        <w:rPr>
          <w:rFonts w:cs="Arial"/>
        </w:rPr>
        <w:fldChar w:fldCharType="separate"/>
      </w:r>
      <w:r w:rsidR="004102BF" w:rsidRPr="004102BF">
        <w:rPr>
          <w:rFonts w:cs="Arial"/>
          <w:noProof/>
        </w:rPr>
        <w:t xml:space="preserve">(CAÑAS </w:t>
      </w:r>
      <w:r w:rsidR="004102BF" w:rsidRPr="004102BF">
        <w:rPr>
          <w:rFonts w:cs="Arial"/>
          <w:i/>
          <w:noProof/>
          <w:lang w:val="en-US"/>
        </w:rPr>
        <w:t>et al</w:t>
      </w:r>
      <w:r w:rsidR="004102BF" w:rsidRPr="004102BF">
        <w:rPr>
          <w:rFonts w:cs="Arial"/>
          <w:noProof/>
        </w:rPr>
        <w:t>., 2006)</w:t>
      </w:r>
      <w:r w:rsidR="004102BF">
        <w:rPr>
          <w:rFonts w:cs="Arial"/>
        </w:rPr>
        <w:fldChar w:fldCharType="end"/>
      </w:r>
      <w:r w:rsidR="00D0770A">
        <w:rPr>
          <w:rFonts w:cs="Arial"/>
        </w:rPr>
        <w:t>.</w:t>
      </w:r>
      <w:r w:rsidR="007A34F9">
        <w:rPr>
          <w:rFonts w:cs="Arial"/>
        </w:rPr>
        <w:t xml:space="preserve">  </w:t>
      </w:r>
      <w:r w:rsidR="009108FB">
        <w:rPr>
          <w:rFonts w:cs="Arial"/>
        </w:rPr>
        <w:t xml:space="preserve">A </w:t>
      </w:r>
      <w:r w:rsidR="009108FB">
        <w:rPr>
          <w:rFonts w:cs="Arial"/>
        </w:rPr>
        <w:fldChar w:fldCharType="begin"/>
      </w:r>
      <w:r w:rsidR="009108FB">
        <w:rPr>
          <w:rFonts w:cs="Arial"/>
        </w:rPr>
        <w:instrText xml:space="preserve"> REF _Ref302764120 \h </w:instrText>
      </w:r>
      <w:r w:rsidR="009108FB">
        <w:rPr>
          <w:rFonts w:cs="Arial"/>
        </w:rPr>
      </w:r>
      <w:r w:rsidR="009108FB">
        <w:rPr>
          <w:rFonts w:cs="Arial"/>
        </w:rPr>
        <w:fldChar w:fldCharType="separate"/>
      </w:r>
      <w:r w:rsidR="009108FB">
        <w:t>FIGURA</w:t>
      </w:r>
      <w:r w:rsidR="009108FB" w:rsidRPr="0096167C">
        <w:t xml:space="preserve"> </w:t>
      </w:r>
      <w:r w:rsidR="009108FB">
        <w:rPr>
          <w:noProof/>
        </w:rPr>
        <w:t>5</w:t>
      </w:r>
      <w:r w:rsidR="009108FB">
        <w:rPr>
          <w:rFonts w:cs="Arial"/>
        </w:rPr>
        <w:fldChar w:fldCharType="end"/>
      </w:r>
      <w:r w:rsidR="00A43EDF">
        <w:rPr>
          <w:rFonts w:cs="Arial"/>
        </w:rPr>
        <w:t xml:space="preserve"> mostra um esquema de um espectrômetro de massas com 3 </w:t>
      </w:r>
      <w:r w:rsidR="00460898">
        <w:rPr>
          <w:rFonts w:cs="Arial"/>
        </w:rPr>
        <w:t>módulos</w:t>
      </w:r>
      <w:r w:rsidR="009108FB">
        <w:rPr>
          <w:rFonts w:cs="Arial"/>
        </w:rPr>
        <w:t xml:space="preserve"> </w:t>
      </w:r>
      <w:r w:rsidR="00E01FAB" w:rsidRPr="0096167C">
        <w:rPr>
          <w:rFonts w:cs="Arial"/>
        </w:rPr>
        <w:t>ligados em tandem operando em diferentes modos</w:t>
      </w:r>
      <w:r w:rsidR="00C84235">
        <w:rPr>
          <w:rFonts w:cs="Arial"/>
        </w:rPr>
        <w:t xml:space="preserve">; </w:t>
      </w:r>
      <w:r w:rsidR="006629F6">
        <w:rPr>
          <w:rFonts w:cs="Arial"/>
        </w:rPr>
        <w:t>o propósito desse esquema é efetivamente medir a massa de fragmentos de peptídeos</w:t>
      </w:r>
      <w:r w:rsidR="00E81C2C">
        <w:rPr>
          <w:rFonts w:cs="Arial"/>
        </w:rPr>
        <w:t xml:space="preserve">, de massas específicas. </w:t>
      </w:r>
      <w:r w:rsidR="00073A02">
        <w:rPr>
          <w:rFonts w:cs="Arial"/>
        </w:rPr>
        <w:t>O</w:t>
      </w:r>
      <w:r w:rsidR="00E81C2C">
        <w:rPr>
          <w:rFonts w:cs="Arial"/>
        </w:rPr>
        <w:t xml:space="preserve"> primeiro quadrupolo (Q1) seleciona a massa específica de peptídeos que serão fragmentados</w:t>
      </w:r>
      <w:r w:rsidR="00BA77E3">
        <w:rPr>
          <w:rFonts w:cs="Arial"/>
        </w:rPr>
        <w:t xml:space="preserve"> na câmara de colisão</w:t>
      </w:r>
      <w:r w:rsidR="00E81C2C">
        <w:rPr>
          <w:rFonts w:cs="Arial"/>
        </w:rPr>
        <w:t xml:space="preserve"> “q2” e </w:t>
      </w:r>
      <w:r w:rsidR="006806DD">
        <w:rPr>
          <w:rFonts w:cs="Arial"/>
        </w:rPr>
        <w:t>“</w:t>
      </w:r>
      <w:r w:rsidR="00E81C2C">
        <w:rPr>
          <w:rFonts w:cs="Arial"/>
        </w:rPr>
        <w:t>Q3</w:t>
      </w:r>
      <w:r w:rsidR="006806DD">
        <w:rPr>
          <w:rFonts w:cs="Arial"/>
        </w:rPr>
        <w:t>”</w:t>
      </w:r>
      <w:r w:rsidR="00E81C2C">
        <w:rPr>
          <w:rFonts w:cs="Arial"/>
        </w:rPr>
        <w:t xml:space="preserve"> é mede as </w:t>
      </w:r>
      <w:r w:rsidR="009D1BAE">
        <w:rPr>
          <w:rFonts w:cs="Arial"/>
        </w:rPr>
        <w:t>massas dos fragmentos</w:t>
      </w:r>
      <w:r w:rsidR="00AC52AE">
        <w:rPr>
          <w:rFonts w:cs="Arial"/>
        </w:rPr>
        <w:t>.</w:t>
      </w:r>
    </w:p>
    <w:p w14:paraId="6E3A358C" w14:textId="77777777" w:rsidR="006860FE" w:rsidRPr="0096167C" w:rsidRDefault="006860FE" w:rsidP="00D01072">
      <w:pPr>
        <w:rPr>
          <w:rFonts w:cs="Arial"/>
        </w:rPr>
      </w:pPr>
    </w:p>
    <w:p w14:paraId="7D8B5967" w14:textId="24C2FAC6" w:rsidR="008D7B3B" w:rsidRDefault="00B31C7B" w:rsidP="008D7B3B">
      <w:pPr>
        <w:keepNext/>
        <w:jc w:val="center"/>
      </w:pPr>
      <w:r w:rsidRPr="0096167C">
        <w:rPr>
          <w:rFonts w:cs="Arial"/>
        </w:rPr>
        <w:t xml:space="preserve"> </w:t>
      </w:r>
    </w:p>
    <w:p w14:paraId="4A252369" w14:textId="747D6B37" w:rsidR="00D01072" w:rsidRPr="0096167C" w:rsidRDefault="00DD757A" w:rsidP="00D01072">
      <w:pPr>
        <w:keepNext/>
        <w:jc w:val="center"/>
      </w:pPr>
      <w:r w:rsidRPr="0096167C">
        <w:rPr>
          <w:rFonts w:cs="Arial"/>
          <w:noProof/>
          <w:lang w:val="en-US" w:eastAsia="en-US"/>
        </w:rPr>
        <w:drawing>
          <wp:inline distT="0" distB="0" distL="0" distR="0" wp14:anchorId="575AC590" wp14:editId="5059FFAD">
            <wp:extent cx="3221355" cy="1552575"/>
            <wp:effectExtent l="19050" t="19050" r="17145" b="28575"/>
            <wp:docPr id="3" name="Afbeelding 3" descr="Quadrupole Mass spectrometry-based proteomics in the life sci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uadrupole Mass spectrometry-based proteomics in the life sciences"/>
                    <pic:cNvPicPr>
                      <a:picLocks noChangeAspect="1" noChangeArrowheads="1"/>
                    </pic:cNvPicPr>
                  </pic:nvPicPr>
                  <pic:blipFill>
                    <a:blip r:embed="rId16" cstate="print"/>
                    <a:srcRect/>
                    <a:stretch>
                      <a:fillRect/>
                    </a:stretch>
                  </pic:blipFill>
                  <pic:spPr bwMode="auto">
                    <a:xfrm>
                      <a:off x="0" y="0"/>
                      <a:ext cx="3221355" cy="1552575"/>
                    </a:xfrm>
                    <a:prstGeom prst="rect">
                      <a:avLst/>
                    </a:prstGeom>
                    <a:noFill/>
                    <a:ln w="6350" cmpd="sng">
                      <a:solidFill>
                        <a:srgbClr val="000000"/>
                      </a:solidFill>
                      <a:miter lim="800000"/>
                      <a:headEnd/>
                      <a:tailEnd/>
                    </a:ln>
                    <a:effectLst/>
                  </pic:spPr>
                </pic:pic>
              </a:graphicData>
            </a:graphic>
          </wp:inline>
        </w:drawing>
      </w:r>
    </w:p>
    <w:p w14:paraId="0DCC4E30" w14:textId="5661FA8B" w:rsidR="001B763B" w:rsidRPr="0096167C" w:rsidRDefault="0096167C" w:rsidP="00D01072">
      <w:pPr>
        <w:pStyle w:val="Caption"/>
        <w:jc w:val="center"/>
      </w:pPr>
      <w:bookmarkStart w:id="78" w:name="_Ref302764120"/>
      <w:bookmarkStart w:id="79" w:name="_Toc307490904"/>
      <w:r>
        <w:t>FIGURA</w:t>
      </w:r>
      <w:r w:rsidR="00D01072" w:rsidRPr="0096167C">
        <w:t xml:space="preserve"> </w:t>
      </w:r>
      <w:fldSimple w:instr=" SEQ Figure \* ARABIC ">
        <w:r w:rsidR="001063CA">
          <w:rPr>
            <w:noProof/>
          </w:rPr>
          <w:t>4</w:t>
        </w:r>
      </w:fldSimple>
      <w:bookmarkEnd w:id="78"/>
      <w:r w:rsidR="00D01072" w:rsidRPr="0096167C">
        <w:t xml:space="preserve"> - Esquema de detectores de massas do tipo quadrupolo ligados em tandem com um célula de colisão </w:t>
      </w:r>
      <w:r w:rsidR="00D01072" w:rsidRPr="0096167C">
        <w:fldChar w:fldCharType="begin" w:fldLock="1"/>
      </w:r>
      <w:r w:rsidR="00DD3C16">
        <w:instrText>ADDIN CSL_CITATION { "citationItems" : [ { "id" : "ITEM-1", "itemData" : { "DOI" : "10.1038/nature01511", "ISBN" : "0028-0836 (Print) 0028-0836 (Linking)", "ISSN" : "0028-0836", "PMID" : "12634793", "abstract" : "Recent successes illustrate the role of mass spectrometry-based proteomics as an indispensable tool for molecular and cellular biology and for the emerging field of systems biology. These include the study of protein-protein interactions via affinity-based isolations on a small and proteome-wide scale, the mapping of numerous organelles, the concurrent description of the malaria parasite genome and proteome, and the generation of quantitative protein profiles from diverse species. The ability of mass spectrometry to identify and, increasingly, to precisely quantify thousands of proteins from complex samples can be expected to impact broadly on biology and medicine.", "author" : [ { "dropping-particle" : "", "family" : "Aebersold", "given" : "Ruedi", "non-dropping-particle" : "", "parse-names" : false, "suffix" : "" }, { "dropping-particle" : "", "family" : "Mann", "given" : "Matthias", "non-dropping-particle" : "", "parse-names" : false, "suffix" : "" } ], "container-title" : "Nature", "id" : "ITEM-1", "issue" : "March", "issued" : { "date-parts" : [ [ "2003" ] ] }, "page" : "198-207", "title" : "Mass spectrometry-based proteomics.", "type" : "article-journal", "volume" : "422" }, "uris" : [ "http://www.mendeley.com/documents/?uuid=21342ee5-3a97-47aa-88e1-e11294bed12d" ] } ], "mendeley" : { "formattedCitation" : "(AEBERSOLD; MANN, 2003)", "manualFormatting" : "(AEBERSOLD, 2003)", "plainTextFormattedCitation" : "(AEBERSOLD; MANN, 2003)", "previouslyFormattedCitation" : "(AEBERSOLD; MANN, 2003)" }, "properties" : { "noteIndex" : 0 }, "schema" : "https://github.com/citation-style-language/schema/raw/master/csl-citation.json" }</w:instrText>
      </w:r>
      <w:r w:rsidR="00D01072" w:rsidRPr="0096167C">
        <w:fldChar w:fldCharType="separate"/>
      </w:r>
      <w:r w:rsidR="00034965" w:rsidRPr="0096167C">
        <w:rPr>
          <w:noProof/>
        </w:rPr>
        <w:t>(AEBERSOLD, 2003)</w:t>
      </w:r>
      <w:r w:rsidR="00D01072" w:rsidRPr="0096167C">
        <w:fldChar w:fldCharType="end"/>
      </w:r>
      <w:r w:rsidR="00D01072" w:rsidRPr="0096167C">
        <w:t>.</w:t>
      </w:r>
      <w:bookmarkEnd w:id="79"/>
    </w:p>
    <w:p w14:paraId="71E02F26" w14:textId="77777777" w:rsidR="006860FE" w:rsidRPr="0096167C" w:rsidRDefault="006860FE" w:rsidP="006860FE"/>
    <w:p w14:paraId="407DA8FC" w14:textId="555844F1" w:rsidR="008322B5" w:rsidRDefault="004253F5" w:rsidP="006860FE">
      <w:r w:rsidRPr="0096167C">
        <w:t xml:space="preserve">Os </w:t>
      </w:r>
      <w:r w:rsidR="000A4B4E">
        <w:t>analisadores</w:t>
      </w:r>
      <w:r w:rsidRPr="0096167C">
        <w:t xml:space="preserve"> de massas do tipo </w:t>
      </w:r>
      <w:proofErr w:type="spellStart"/>
      <w:r w:rsidRPr="00FD6A63">
        <w:rPr>
          <w:i/>
        </w:rPr>
        <w:t>Ion</w:t>
      </w:r>
      <w:proofErr w:type="spellEnd"/>
      <w:r w:rsidRPr="00FD6A63">
        <w:rPr>
          <w:i/>
        </w:rPr>
        <w:t xml:space="preserve"> </w:t>
      </w:r>
      <w:proofErr w:type="spellStart"/>
      <w:r w:rsidR="00302F97" w:rsidRPr="00FD6A63">
        <w:rPr>
          <w:i/>
        </w:rPr>
        <w:t>t</w:t>
      </w:r>
      <w:r w:rsidRPr="00FD6A63">
        <w:rPr>
          <w:i/>
        </w:rPr>
        <w:t>rap</w:t>
      </w:r>
      <w:proofErr w:type="spellEnd"/>
      <w:r w:rsidRPr="0096167C">
        <w:t xml:space="preserve"> conceitualmente </w:t>
      </w:r>
      <w:r w:rsidR="00E30E4A">
        <w:t>podem ser imaginados</w:t>
      </w:r>
      <w:r w:rsidRPr="0096167C">
        <w:t xml:space="preserve"> detectores do tipo quadrupolo</w:t>
      </w:r>
      <w:r w:rsidR="00B9108B" w:rsidRPr="0096167C">
        <w:t xml:space="preserve"> dobrado </w:t>
      </w:r>
      <w:r w:rsidR="00650884">
        <w:t xml:space="preserve">em torno de si mesmo para formar um </w:t>
      </w:r>
      <w:r w:rsidR="001255A4">
        <w:t xml:space="preserve">loop </w:t>
      </w:r>
      <w:r w:rsidR="00650884">
        <w:t>fechado</w:t>
      </w:r>
      <w:r w:rsidR="00AA302B">
        <w:rPr>
          <w:rStyle w:val="CommentReference"/>
        </w:rPr>
        <w:commentReference w:id="80"/>
      </w:r>
      <w:r w:rsidR="001255A4">
        <w:t xml:space="preserve"> </w:t>
      </w:r>
      <w:r w:rsidR="00A1110F" w:rsidRPr="0096167C">
        <w:fldChar w:fldCharType="begin" w:fldLock="1"/>
      </w:r>
      <w:r w:rsidR="005F1737" w:rsidRPr="0096167C">
        <w:instrText>ADDIN CSL_CITATION { "citationItems" : [ { "id" : "ITEM-1", "itemData" : { "DOI" : "10.1007/s00018-005-5006-6", "ISBN" : "1420-682X", "ISSN" : "1420682X", "PMID" : "15868409", "abstract" : "Over the last 20 years, mass spectrometry-based proteomics has become an indispensable tool in the cellular and molecular life sciences. This has been enabled by the 'soft ionisation' techniques of electrospray and matrix-assisted laser desorption-ionisation, which allow the gentle ionisation and vaporisation of large, thermally labile biomolecules. Innovative instrumentation designs and biochemical strategies have brought success in the large-scale identification and quantification of proteins, as well as the characterisation of their complexes and post-translational modifications. This review describes the instrumentation used for proteomics research. It presents an overview of the current applications of mass spectrometry-based proteomics to the cellular and molecular life sciences, and discusses challenges that exist for research in the future.", "author" : [ { "dropping-particle" : "", "family" : "Lane", "given" : "C. S.", "non-dropping-particle" : "", "parse-names" : false, "suffix" : "" } ], "container-title" : "Cellular and Molecular Life Sciences", "id" : "ITEM-1", "issue" : "7-8", "issued" : { "date-parts" : [ [ "2005" ] ] }, "page" : "848-869", "title" : "Mass spectrometry-based proteomics in the life sciences", "type" : "article-journal", "volume" : "62" }, "uris" : [ "http://www.mendeley.com/documents/?uuid=4db9b9b9-9836-4561-b677-73b0b0189a6d" ] } ], "mendeley" : { "formattedCitation" : "(LANE, 2005)", "plainTextFormattedCitation" : "(LANE, 2005)", "previouslyFormattedCitation" : "(LANE, 2005)" }, "properties" : { "noteIndex" : 0 }, "schema" : "https://github.com/citation-style-language/schema/raw/master/csl-citation.json" }</w:instrText>
      </w:r>
      <w:r w:rsidR="00A1110F" w:rsidRPr="0096167C">
        <w:fldChar w:fldCharType="separate"/>
      </w:r>
      <w:r w:rsidR="00034965" w:rsidRPr="0096167C">
        <w:rPr>
          <w:noProof/>
        </w:rPr>
        <w:t>(LANE, 2005)</w:t>
      </w:r>
      <w:r w:rsidR="00A1110F" w:rsidRPr="0096167C">
        <w:fldChar w:fldCharType="end"/>
      </w:r>
      <w:r w:rsidR="001372C3" w:rsidRPr="0096167C">
        <w:t>.</w:t>
      </w:r>
      <w:r w:rsidR="00772C5F">
        <w:t xml:space="preserve"> Cunha </w:t>
      </w:r>
      <w:r w:rsidR="00772C5F">
        <w:fldChar w:fldCharType="begin" w:fldLock="1"/>
      </w:r>
      <w:r w:rsidR="00772C5F">
        <w:instrText>ADDIN CSL_CITATION { "citationItems" : [ { "id" : "ITEM-1", "itemData" : { "author" : [ { "dropping-particle" : "", "family" : "Cunha", "given" : "Ricardo Bastos", "non-dropping-particle" : "", "parse-names" : false, "suffix" : "" }, { "dropping-particle" : "", "family" : "Castro", "given" : "Mariana De Souza", "non-dropping-particle" : "", "parse-names" : false, "suffix" : "" }, { "dropping-particle" : "", "family" : "Fontes", "given" : "Wagner", "non-dropping-particle" : "", "parse-names" : false, "suffix" : "" } ], "container-title" : "Biotecnologia Ci\u00eancia &amp; Desenvolvimento", "id" : "ITEM-1", "issue" : "36", "issued" : { "date-parts" : [ [ "2006" ] ] }, "page" : "40-46", "title" : "Espectrometria de massa de prote\u00ednas", "type" : "article-journal", "volume" : "ano IX" }, "suppress-author" : 1, "uris" : [ "http://www.mendeley.com/documents/?uuid=670a5efb-94e5-46cb-8a57-05068f37e4b0" ] } ], "mendeley" : { "formattedCitation" : "(2006)", "plainTextFormattedCitation" : "(2006)" }, "properties" : { "noteIndex" : 0 }, "schema" : "https://github.com/citation-style-language/schema/raw/master/csl-citation.json" }</w:instrText>
      </w:r>
      <w:r w:rsidR="00772C5F">
        <w:fldChar w:fldCharType="separate"/>
      </w:r>
      <w:r w:rsidR="00772C5F" w:rsidRPr="00772C5F">
        <w:rPr>
          <w:noProof/>
        </w:rPr>
        <w:t>(2006)</w:t>
      </w:r>
      <w:r w:rsidR="00772C5F">
        <w:fldChar w:fldCharType="end"/>
      </w:r>
      <w:r w:rsidR="00772C5F">
        <w:t xml:space="preserve"> explica que os íons são aprisionados por um forte campo magnético dentro de um compartimento e liberados um a um</w:t>
      </w:r>
      <w:r w:rsidR="00671192">
        <w:t xml:space="preserve"> de acordo com a sua massa carga</w:t>
      </w:r>
      <w:r w:rsidR="001C6846" w:rsidRPr="0096167C">
        <w:t xml:space="preserve">. </w:t>
      </w:r>
      <w:r w:rsidR="00DC10B3" w:rsidRPr="0096167C">
        <w:t>A</w:t>
      </w:r>
      <w:r w:rsidR="00366389" w:rsidRPr="0096167C">
        <w:t>nalisador</w:t>
      </w:r>
      <w:r w:rsidR="00DC10B3" w:rsidRPr="0096167C">
        <w:t>es</w:t>
      </w:r>
      <w:r w:rsidR="00366389" w:rsidRPr="0096167C">
        <w:t xml:space="preserve"> do tipo </w:t>
      </w:r>
      <w:r w:rsidR="00366389" w:rsidRPr="00FD6A63">
        <w:rPr>
          <w:i/>
        </w:rPr>
        <w:t>O</w:t>
      </w:r>
      <w:r w:rsidR="00D56C9C" w:rsidRPr="00FD6A63">
        <w:rPr>
          <w:i/>
        </w:rPr>
        <w:t>r</w:t>
      </w:r>
      <w:r w:rsidR="00366389" w:rsidRPr="00FD6A63">
        <w:rPr>
          <w:i/>
        </w:rPr>
        <w:t xml:space="preserve">bitrap e Fourier </w:t>
      </w:r>
      <w:proofErr w:type="spellStart"/>
      <w:r w:rsidR="00366389" w:rsidRPr="00FD6A63">
        <w:rPr>
          <w:i/>
        </w:rPr>
        <w:t>Transform</w:t>
      </w:r>
      <w:proofErr w:type="spellEnd"/>
      <w:r w:rsidR="00366389" w:rsidRPr="0096167C">
        <w:t xml:space="preserve"> MS obedecem o mesmo conceito de aprisionamento de íons</w:t>
      </w:r>
      <w:r w:rsidR="00675C80" w:rsidRPr="0096167C">
        <w:t>,</w:t>
      </w:r>
      <w:r w:rsidR="00366389" w:rsidRPr="0096167C">
        <w:t xml:space="preserve"> entretanto durante o processo de </w:t>
      </w:r>
      <w:r w:rsidR="00366389" w:rsidRPr="0096167C">
        <w:lastRenderedPageBreak/>
        <w:t xml:space="preserve">aprisionamento de íons é aplicado </w:t>
      </w:r>
      <w:r w:rsidR="00914086" w:rsidRPr="0096167C">
        <w:t xml:space="preserve">um </w:t>
      </w:r>
      <w:proofErr w:type="spellStart"/>
      <w:r w:rsidR="00914086" w:rsidRPr="00FD6A63">
        <w:rPr>
          <w:i/>
        </w:rPr>
        <w:t>Fast</w:t>
      </w:r>
      <w:proofErr w:type="spellEnd"/>
      <w:r w:rsidR="00914086" w:rsidRPr="00FD6A63">
        <w:rPr>
          <w:i/>
        </w:rPr>
        <w:t xml:space="preserve"> Fourier </w:t>
      </w:r>
      <w:proofErr w:type="spellStart"/>
      <w:r w:rsidR="00914086" w:rsidRPr="00FD6A63">
        <w:rPr>
          <w:i/>
        </w:rPr>
        <w:t>Transform</w:t>
      </w:r>
      <w:proofErr w:type="spellEnd"/>
      <w:r w:rsidR="00914086" w:rsidRPr="0096167C">
        <w:t xml:space="preserve"> para medir o valor de </w:t>
      </w:r>
      <w:r w:rsidR="00675C80" w:rsidRPr="0096167C">
        <w:t>massa/carga (</w:t>
      </w:r>
      <w:r w:rsidR="00914086" w:rsidRPr="0096167C">
        <w:t>m/z</w:t>
      </w:r>
      <w:r w:rsidR="00675C80" w:rsidRPr="0096167C">
        <w:t>)</w:t>
      </w:r>
      <w:r w:rsidR="00914086" w:rsidRPr="0096167C">
        <w:t xml:space="preserve"> de cada í</w:t>
      </w:r>
      <w:r w:rsidR="008323C7" w:rsidRPr="0096167C">
        <w:t>on de acordo com sua movimentação dentro das células de aprisionamento.</w:t>
      </w:r>
      <w:r w:rsidR="008322B5" w:rsidRPr="0096167C">
        <w:t xml:space="preserve"> </w:t>
      </w:r>
      <w:r w:rsidR="0009508E">
        <w:t xml:space="preserve">A </w:t>
      </w:r>
      <w:r w:rsidR="0009508E" w:rsidRPr="0096167C">
        <w:fldChar w:fldCharType="begin"/>
      </w:r>
      <w:r w:rsidR="0009508E" w:rsidRPr="0096167C">
        <w:instrText xml:space="preserve"> REF _Ref302831438 \h </w:instrText>
      </w:r>
      <w:r w:rsidR="0009508E" w:rsidRPr="0096167C">
        <w:fldChar w:fldCharType="separate"/>
      </w:r>
      <w:r w:rsidR="0009508E">
        <w:t>FIGURA</w:t>
      </w:r>
      <w:r w:rsidR="0009508E" w:rsidRPr="0096167C">
        <w:t xml:space="preserve"> </w:t>
      </w:r>
      <w:r w:rsidR="0009508E">
        <w:rPr>
          <w:noProof/>
        </w:rPr>
        <w:t>5</w:t>
      </w:r>
      <w:r w:rsidR="0009508E" w:rsidRPr="0096167C">
        <w:fldChar w:fldCharType="end"/>
      </w:r>
      <w:r w:rsidR="0009508E" w:rsidRPr="0096167C">
        <w:t xml:space="preserve"> </w:t>
      </w:r>
      <w:r w:rsidR="0009508E">
        <w:t>aprese</w:t>
      </w:r>
      <w:r w:rsidR="00692D72">
        <w:t xml:space="preserve">nta uma possível configuração </w:t>
      </w:r>
      <w:r w:rsidR="009E30F5">
        <w:t xml:space="preserve">de espectrômetros com uma </w:t>
      </w:r>
      <w:r w:rsidR="00D24532">
        <w:t>fonte eletro-</w:t>
      </w:r>
      <w:r w:rsidR="00D24532" w:rsidRPr="00B000B7">
        <w:t>spray</w:t>
      </w:r>
      <w:r w:rsidR="0009508E">
        <w:t xml:space="preserve"> </w:t>
      </w:r>
      <w:r w:rsidR="00AE6D03">
        <w:t xml:space="preserve">e </w:t>
      </w:r>
      <w:r w:rsidR="0009508E">
        <w:t xml:space="preserve">diferentes espectrômetros </w:t>
      </w:r>
      <w:r w:rsidR="009A55F4">
        <w:t xml:space="preserve">do tipo </w:t>
      </w:r>
      <w:proofErr w:type="spellStart"/>
      <w:r w:rsidR="009A55F4" w:rsidRPr="00FD6A63">
        <w:rPr>
          <w:i/>
        </w:rPr>
        <w:t>trap</w:t>
      </w:r>
      <w:proofErr w:type="spellEnd"/>
      <w:r w:rsidR="00D24532">
        <w:t xml:space="preserve"> ligados em tandem</w:t>
      </w:r>
      <w:r w:rsidR="0009508E">
        <w:t>.</w:t>
      </w:r>
    </w:p>
    <w:p w14:paraId="68743D80" w14:textId="77777777" w:rsidR="00BF2EE7" w:rsidRPr="0096167C" w:rsidRDefault="00BF2EE7" w:rsidP="006860FE"/>
    <w:p w14:paraId="2FC89FD8" w14:textId="77777777" w:rsidR="008322B5" w:rsidRPr="0096167C" w:rsidRDefault="00DD757A" w:rsidP="008322B5">
      <w:pPr>
        <w:keepNext/>
        <w:jc w:val="center"/>
      </w:pPr>
      <w:r w:rsidRPr="0096167C">
        <w:rPr>
          <w:noProof/>
          <w:lang w:val="en-US" w:eastAsia="en-US"/>
        </w:rPr>
        <w:drawing>
          <wp:inline distT="0" distB="0" distL="0" distR="0" wp14:anchorId="27B26BF0" wp14:editId="02E392BC">
            <wp:extent cx="5050155" cy="1743710"/>
            <wp:effectExtent l="19050" t="19050" r="17145" b="27940"/>
            <wp:docPr id="4" name="Afbeelding 4" descr="Iontrap and orbit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ontrap and orbitrap"/>
                    <pic:cNvPicPr>
                      <a:picLocks noChangeAspect="1" noChangeArrowheads="1"/>
                    </pic:cNvPicPr>
                  </pic:nvPicPr>
                  <pic:blipFill>
                    <a:blip r:embed="rId17" cstate="print"/>
                    <a:srcRect/>
                    <a:stretch>
                      <a:fillRect/>
                    </a:stretch>
                  </pic:blipFill>
                  <pic:spPr bwMode="auto">
                    <a:xfrm>
                      <a:off x="0" y="0"/>
                      <a:ext cx="5050155" cy="1743710"/>
                    </a:xfrm>
                    <a:prstGeom prst="rect">
                      <a:avLst/>
                    </a:prstGeom>
                    <a:noFill/>
                    <a:ln w="6350" cmpd="sng">
                      <a:solidFill>
                        <a:srgbClr val="000000"/>
                      </a:solidFill>
                      <a:miter lim="800000"/>
                      <a:headEnd/>
                      <a:tailEnd/>
                    </a:ln>
                    <a:effectLst/>
                  </pic:spPr>
                </pic:pic>
              </a:graphicData>
            </a:graphic>
          </wp:inline>
        </w:drawing>
      </w:r>
    </w:p>
    <w:p w14:paraId="3EA8E235" w14:textId="15E6FECA" w:rsidR="006860FE" w:rsidRPr="0096167C" w:rsidRDefault="0096167C" w:rsidP="008322B5">
      <w:pPr>
        <w:pStyle w:val="Caption"/>
        <w:jc w:val="center"/>
      </w:pPr>
      <w:bookmarkStart w:id="81" w:name="_Ref302831438"/>
      <w:bookmarkStart w:id="82" w:name="_Toc307490905"/>
      <w:r>
        <w:t>FIGURA</w:t>
      </w:r>
      <w:r w:rsidR="008322B5" w:rsidRPr="0096167C">
        <w:t xml:space="preserve"> </w:t>
      </w:r>
      <w:fldSimple w:instr=" SEQ Figure \* ARABIC ">
        <w:r w:rsidR="001063CA">
          <w:rPr>
            <w:noProof/>
          </w:rPr>
          <w:t>5</w:t>
        </w:r>
      </w:fldSimple>
      <w:bookmarkEnd w:id="81"/>
      <w:r w:rsidR="008322B5" w:rsidRPr="0096167C">
        <w:t xml:space="preserve"> - Esquema de um espectrômetro de massas utilizando uma fonte de ionização ESI, separadores de massas do tipo c-</w:t>
      </w:r>
      <w:proofErr w:type="spellStart"/>
      <w:r w:rsidR="008322B5" w:rsidRPr="00FD6A63">
        <w:rPr>
          <w:i/>
        </w:rPr>
        <w:t>trap</w:t>
      </w:r>
      <w:proofErr w:type="spellEnd"/>
      <w:r w:rsidR="008322B5" w:rsidRPr="0096167C">
        <w:t xml:space="preserve"> e </w:t>
      </w:r>
      <w:r w:rsidR="008322B5" w:rsidRPr="00FD6A63">
        <w:rPr>
          <w:i/>
        </w:rPr>
        <w:t xml:space="preserve">linear </w:t>
      </w:r>
      <w:proofErr w:type="spellStart"/>
      <w:r w:rsidR="008322B5" w:rsidRPr="00FD6A63">
        <w:rPr>
          <w:i/>
        </w:rPr>
        <w:t>ion</w:t>
      </w:r>
      <w:proofErr w:type="spellEnd"/>
      <w:r w:rsidR="008322B5" w:rsidRPr="00FD6A63">
        <w:rPr>
          <w:i/>
        </w:rPr>
        <w:t xml:space="preserve"> </w:t>
      </w:r>
      <w:proofErr w:type="spellStart"/>
      <w:r w:rsidR="008322B5" w:rsidRPr="00FD6A63">
        <w:rPr>
          <w:i/>
        </w:rPr>
        <w:t>trap</w:t>
      </w:r>
      <w:proofErr w:type="spellEnd"/>
      <w:r w:rsidR="0056515F" w:rsidRPr="00FD6A63">
        <w:rPr>
          <w:i/>
        </w:rPr>
        <w:t xml:space="preserve"> </w:t>
      </w:r>
      <w:r w:rsidR="0056515F" w:rsidRPr="0096167C">
        <w:t>e um analisador de massas do tipo orbitrap.</w:t>
      </w:r>
      <w:bookmarkEnd w:id="82"/>
    </w:p>
    <w:p w14:paraId="6FFAE2B1" w14:textId="77777777" w:rsidR="00F74A6F" w:rsidRPr="0096167C" w:rsidRDefault="00D0777A" w:rsidP="00E315D9">
      <w:pPr>
        <w:pStyle w:val="Heading2"/>
        <w:rPr>
          <w:rFonts w:cs="Arial"/>
        </w:rPr>
      </w:pPr>
      <w:bookmarkStart w:id="83" w:name="_Toc304482875"/>
      <w:r w:rsidRPr="0096167C">
        <w:rPr>
          <w:rFonts w:cs="Arial"/>
        </w:rPr>
        <w:t>INTELIGÊNCIA ARTIFICIAL</w:t>
      </w:r>
      <w:bookmarkEnd w:id="83"/>
    </w:p>
    <w:p w14:paraId="06D79F88" w14:textId="4B93861E" w:rsidR="00AA521E" w:rsidRPr="0096167C" w:rsidRDefault="00772DBE" w:rsidP="00772DBE">
      <w:r w:rsidRPr="0096167C">
        <w:t xml:space="preserve"> O universo de pesquisa que engloba a inteligência artificial</w:t>
      </w:r>
      <w:r w:rsidR="005D5B84" w:rsidRPr="0096167C">
        <w:t xml:space="preserve">, mais especificamente </w:t>
      </w:r>
      <w:r w:rsidR="00A439F4" w:rsidRPr="0096167C">
        <w:t>as tarefas de classificação</w:t>
      </w:r>
      <w:r w:rsidR="005D5B84" w:rsidRPr="0096167C">
        <w:t>,</w:t>
      </w:r>
      <w:r w:rsidRPr="0096167C">
        <w:t xml:space="preserve"> </w:t>
      </w:r>
      <w:r w:rsidR="001A2175" w:rsidRPr="0096167C">
        <w:t xml:space="preserve">possuem </w:t>
      </w:r>
      <w:r w:rsidRPr="0096167C">
        <w:t xml:space="preserve">diversas abordagens </w:t>
      </w:r>
      <w:r w:rsidR="00B24B86" w:rsidRPr="0096167C">
        <w:t xml:space="preserve">porém </w:t>
      </w:r>
      <w:r w:rsidRPr="0096167C">
        <w:t>com o mesmo objetivo: Identificar</w:t>
      </w:r>
      <w:r w:rsidR="00B24B86" w:rsidRPr="0096167C">
        <w:t xml:space="preserve"> um</w:t>
      </w:r>
      <w:r w:rsidRPr="0096167C">
        <w:t xml:space="preserve"> padrão.</w:t>
      </w:r>
      <w:r w:rsidR="00865F87" w:rsidRPr="0096167C">
        <w:t xml:space="preserve"> </w:t>
      </w:r>
      <w:r w:rsidR="001B6407" w:rsidRPr="0096167C">
        <w:t>Um a</w:t>
      </w:r>
      <w:r w:rsidR="00865F87" w:rsidRPr="0096167C">
        <w:t xml:space="preserve">lgoritmo </w:t>
      </w:r>
      <w:r w:rsidR="00DB6253" w:rsidRPr="0096167C">
        <w:t>classificador</w:t>
      </w:r>
      <w:r w:rsidR="008F41C9" w:rsidRPr="0096167C">
        <w:t xml:space="preserve"> tem a missão de mapear </w:t>
      </w:r>
      <w:r w:rsidR="00B24B86" w:rsidRPr="0096167C">
        <w:t xml:space="preserve">instâncias </w:t>
      </w:r>
      <w:r w:rsidR="002F2652" w:rsidRPr="0096167C">
        <w:t xml:space="preserve">não </w:t>
      </w:r>
      <w:r w:rsidR="00F53562" w:rsidRPr="0096167C">
        <w:t>identificadas de acordo com estruturas de dados internas</w:t>
      </w:r>
      <w:r w:rsidR="00865F87" w:rsidRPr="0096167C">
        <w:t xml:space="preserve"> </w:t>
      </w:r>
      <w:r w:rsidR="00865F87" w:rsidRPr="0096167C">
        <w:fldChar w:fldCharType="begin" w:fldLock="1"/>
      </w:r>
      <w:r w:rsidR="005F1737" w:rsidRPr="0096167C">
        <w:instrText>ADDIN CSL_CITATION { "citationItems" : [ { "id" : "ITEM-1", "itemData" : { "DOI" : "10.1067/mod.2000.109031", "ISBN" : "1-55860-363-8", "ISSN" : "10450823", "PMID" : "11029742", "abstract" : "We review accuracy estimation methods and compare the two most common methods crossvalidation and bootstrap Recent experimental results on artificial data and theoretical re cults m restricted settings have shown that for selecting a good classifier from a set of classifiers (model selection), ten-fold cross-validation may be better than the more expensive kap one-out cross-validation We report on a largescale experimentover half a million runs of C4 5 and aNaive-Bayes algorithmloestimale the effects of different parameters on these al gonthms on real-world datascts For crossvalidation we vary the number of folds and whether the folds arc stratified or not, for bootstrap, we vary the number of bootstrap samples Our results indicate that for real-word datasets similar to ours, The best method lo use for model selection is ten fold stratified cross validation even if computation power allows using more folds.", "author" : [ { "dropping-particle" : "", "family" : "Kohavi", "given" : "Ron", "non-dropping-particle" : "", "parse-names" : false, "suffix" : "" } ], "container-title" : "International Joint Conference on Artificial Intelligence", "id" : "ITEM-1", "issue" : "12", "issued" : { "date-parts" : [ [ "1995" ] ] }, "page" : "1137-1143", "title" : "A Study of Cross-Validation and Bootstrap for Accuracy Estimation and Model Selection", "type" : "article-journal", "volume" : "14" }, "uris" : [ "http://www.mendeley.com/documents/?uuid=c1b09333-366a-40ac-b172-906b0f6785cb" ] } ], "mendeley" : { "formattedCitation" : "(KOHAVI, 1995)", "plainTextFormattedCitation" : "(KOHAVI, 1995)", "previouslyFormattedCitation" : "(KOHAVI, 1995)" }, "properties" : { "noteIndex" : 0 }, "schema" : "https://github.com/citation-style-language/schema/raw/master/csl-citation.json" }</w:instrText>
      </w:r>
      <w:r w:rsidR="00865F87" w:rsidRPr="0096167C">
        <w:fldChar w:fldCharType="separate"/>
      </w:r>
      <w:r w:rsidR="00034965" w:rsidRPr="0096167C">
        <w:rPr>
          <w:noProof/>
        </w:rPr>
        <w:t>(KOHAVI, 1995)</w:t>
      </w:r>
      <w:r w:rsidR="00865F87" w:rsidRPr="0096167C">
        <w:fldChar w:fldCharType="end"/>
      </w:r>
      <w:r w:rsidR="005355B3" w:rsidRPr="0096167C">
        <w:t>.</w:t>
      </w:r>
      <w:r w:rsidRPr="0096167C">
        <w:t xml:space="preserve"> </w:t>
      </w:r>
      <w:r w:rsidR="00671ECF" w:rsidRPr="0096167C">
        <w:t>Estes classificadores</w:t>
      </w:r>
      <w:r w:rsidRPr="0096167C">
        <w:t xml:space="preserve"> </w:t>
      </w:r>
      <w:r w:rsidR="0045041B" w:rsidRPr="0096167C">
        <w:t xml:space="preserve">podem ser </w:t>
      </w:r>
      <w:r w:rsidR="00B24B86" w:rsidRPr="0096167C">
        <w:t xml:space="preserve">divididos </w:t>
      </w:r>
      <w:r w:rsidR="002F65ED" w:rsidRPr="0096167C">
        <w:t xml:space="preserve">de uma forma geral </w:t>
      </w:r>
      <w:r w:rsidR="0045041B" w:rsidRPr="0096167C">
        <w:t xml:space="preserve">em </w:t>
      </w:r>
      <w:r w:rsidR="00C11E8A" w:rsidRPr="0096167C">
        <w:t xml:space="preserve">treinamento </w:t>
      </w:r>
      <w:r w:rsidR="00B24B86" w:rsidRPr="0096167C">
        <w:t xml:space="preserve">supervisionado </w:t>
      </w:r>
      <w:r w:rsidR="004424A1" w:rsidRPr="0096167C">
        <w:t xml:space="preserve">e não </w:t>
      </w:r>
      <w:r w:rsidR="00B24B86" w:rsidRPr="0096167C">
        <w:t>supervisionados</w:t>
      </w:r>
      <w:r w:rsidR="004424A1" w:rsidRPr="0096167C">
        <w:t>.</w:t>
      </w:r>
    </w:p>
    <w:p w14:paraId="190FE85E" w14:textId="77777777" w:rsidR="00727636" w:rsidRPr="0096167C" w:rsidRDefault="003552B1" w:rsidP="00772DBE">
      <w:r w:rsidRPr="0096167C">
        <w:t xml:space="preserve"> </w:t>
      </w:r>
    </w:p>
    <w:p w14:paraId="12522E53" w14:textId="77777777" w:rsidR="0021155B" w:rsidRPr="0096167C" w:rsidRDefault="0021155B" w:rsidP="0021155B">
      <w:pPr>
        <w:pStyle w:val="Heading3"/>
      </w:pPr>
      <w:bookmarkStart w:id="84" w:name="_Toc304482876"/>
      <w:r w:rsidRPr="0096167C">
        <w:t>Dados</w:t>
      </w:r>
      <w:bookmarkEnd w:id="84"/>
    </w:p>
    <w:p w14:paraId="75C7E743" w14:textId="77777777" w:rsidR="00502E89" w:rsidRPr="0096167C" w:rsidRDefault="00437C6D" w:rsidP="00772DBE">
      <w:r w:rsidRPr="0096167C">
        <w:t xml:space="preserve">Os dados </w:t>
      </w:r>
      <w:r w:rsidR="00727636" w:rsidRPr="0096167C">
        <w:t>utilizados nas tarefas de classificação são apresentados em formas de tabelas onde cada coluna representa uma característica e cada linha representa um registro do conjunto</w:t>
      </w:r>
      <w:r w:rsidR="001A154C" w:rsidRPr="0096167C">
        <w:t>.</w:t>
      </w:r>
    </w:p>
    <w:p w14:paraId="10FFEFA0" w14:textId="77777777" w:rsidR="000F6760" w:rsidRPr="0096167C" w:rsidRDefault="000F6760" w:rsidP="00772DBE"/>
    <w:p w14:paraId="45989162" w14:textId="5DB9783F" w:rsidR="00AE735F" w:rsidRDefault="00790748" w:rsidP="00790748">
      <w:pPr>
        <w:pStyle w:val="Heading3"/>
      </w:pPr>
      <w:r w:rsidRPr="00790748">
        <w:rPr>
          <w:i/>
          <w:lang w:val="en-US"/>
        </w:rPr>
        <w:t>Recall</w:t>
      </w:r>
      <w:r w:rsidRPr="000C26E5">
        <w:t xml:space="preserve"> </w:t>
      </w:r>
      <w:r w:rsidR="00597740" w:rsidRPr="00597740">
        <w:rPr>
          <w:i/>
          <w:lang w:val="en-US"/>
        </w:rPr>
        <w:t>Precision</w:t>
      </w:r>
      <w:r w:rsidR="00641C46">
        <w:rPr>
          <w:i/>
          <w:lang w:val="en-US"/>
        </w:rPr>
        <w:t xml:space="preserve"> and </w:t>
      </w:r>
      <w:r w:rsidR="009B43C5">
        <w:rPr>
          <w:i/>
          <w:lang w:val="en-US"/>
        </w:rPr>
        <w:t>Accuracy</w:t>
      </w:r>
    </w:p>
    <w:p w14:paraId="5F411F48" w14:textId="14FED770" w:rsidR="000C26E5" w:rsidRPr="00E15C43" w:rsidRDefault="00181E20" w:rsidP="000C26E5">
      <w:r>
        <w:t xml:space="preserve">Medidas comuns mas pouco utilizadas para medir a performance de um classificador são </w:t>
      </w:r>
      <w:r w:rsidR="009B43C5" w:rsidRPr="00FD6A63">
        <w:rPr>
          <w:i/>
        </w:rPr>
        <w:t>Recall</w:t>
      </w:r>
      <w:r w:rsidR="009B43C5" w:rsidRPr="000C26E5">
        <w:t xml:space="preserve"> </w:t>
      </w:r>
      <w:proofErr w:type="spellStart"/>
      <w:r w:rsidR="009B43C5" w:rsidRPr="00FD6A63">
        <w:rPr>
          <w:i/>
        </w:rPr>
        <w:t>Precision</w:t>
      </w:r>
      <w:proofErr w:type="spellEnd"/>
      <w:r w:rsidR="009B43C5" w:rsidRPr="00FD6A63">
        <w:rPr>
          <w:i/>
        </w:rPr>
        <w:t xml:space="preserve"> </w:t>
      </w:r>
      <w:proofErr w:type="spellStart"/>
      <w:r w:rsidR="009B43C5" w:rsidRPr="00FD6A63">
        <w:rPr>
          <w:i/>
        </w:rPr>
        <w:t>and</w:t>
      </w:r>
      <w:proofErr w:type="spellEnd"/>
      <w:r w:rsidR="009B43C5" w:rsidRPr="00FD6A63">
        <w:rPr>
          <w:i/>
        </w:rPr>
        <w:t xml:space="preserve"> </w:t>
      </w:r>
      <w:proofErr w:type="spellStart"/>
      <w:r w:rsidR="009B43C5" w:rsidRPr="00FD6A63">
        <w:rPr>
          <w:i/>
        </w:rPr>
        <w:t>Accuracy</w:t>
      </w:r>
      <w:proofErr w:type="spellEnd"/>
      <w:r w:rsidR="003C73EF">
        <w:t>.</w:t>
      </w:r>
      <w:r w:rsidR="00E7657D">
        <w:t xml:space="preserve"> As</w:t>
      </w:r>
      <w:r w:rsidR="00247F89">
        <w:t xml:space="preserve"> </w:t>
      </w:r>
      <w:proofErr w:type="spellStart"/>
      <w:r w:rsidR="00E7657D" w:rsidRPr="00FD6A63">
        <w:rPr>
          <w:i/>
        </w:rPr>
        <w:t>l</w:t>
      </w:r>
      <w:r w:rsidR="00CB66A5" w:rsidRPr="00FD6A63">
        <w:rPr>
          <w:i/>
        </w:rPr>
        <w:t>abels</w:t>
      </w:r>
      <w:proofErr w:type="spellEnd"/>
      <w:r w:rsidR="00CB66A5">
        <w:t xml:space="preserve"> </w:t>
      </w:r>
      <w:r w:rsidR="00E80886">
        <w:t>TP</w:t>
      </w:r>
      <w:r w:rsidR="000A7FA7">
        <w:t>/</w:t>
      </w:r>
      <w:r w:rsidR="00E80886">
        <w:t>FP</w:t>
      </w:r>
      <w:r w:rsidR="000A7FA7">
        <w:t xml:space="preserve"> (</w:t>
      </w:r>
      <w:proofErr w:type="spellStart"/>
      <w:r w:rsidR="000A7FA7" w:rsidRPr="00FD6A63">
        <w:rPr>
          <w:i/>
        </w:rPr>
        <w:t>True</w:t>
      </w:r>
      <w:proofErr w:type="spellEnd"/>
      <w:r w:rsidR="000A7FA7" w:rsidRPr="00FD6A63">
        <w:rPr>
          <w:i/>
        </w:rPr>
        <w:t xml:space="preserve"> </w:t>
      </w:r>
      <w:proofErr w:type="spellStart"/>
      <w:r w:rsidR="000A7FA7" w:rsidRPr="00FD6A63">
        <w:rPr>
          <w:i/>
        </w:rPr>
        <w:t>and</w:t>
      </w:r>
      <w:proofErr w:type="spellEnd"/>
      <w:r w:rsidR="000A7FA7" w:rsidRPr="00FD6A63">
        <w:rPr>
          <w:i/>
        </w:rPr>
        <w:t xml:space="preserve"> False Positive</w:t>
      </w:r>
      <w:r w:rsidR="000A7FA7">
        <w:t>) e</w:t>
      </w:r>
      <w:r w:rsidR="00E80886">
        <w:t xml:space="preserve"> TN</w:t>
      </w:r>
      <w:r w:rsidR="000A7FA7">
        <w:t>/</w:t>
      </w:r>
      <w:r w:rsidR="00E80886">
        <w:t>FN</w:t>
      </w:r>
      <w:r w:rsidR="00CB66A5">
        <w:t xml:space="preserve"> </w:t>
      </w:r>
      <w:r w:rsidR="000A7FA7">
        <w:t>(</w:t>
      </w:r>
      <w:proofErr w:type="spellStart"/>
      <w:r w:rsidR="000A7FA7" w:rsidRPr="00FD6A63">
        <w:rPr>
          <w:i/>
        </w:rPr>
        <w:t>True</w:t>
      </w:r>
      <w:proofErr w:type="spellEnd"/>
      <w:r w:rsidR="000A7FA7" w:rsidRPr="00FD6A63">
        <w:rPr>
          <w:i/>
        </w:rPr>
        <w:t xml:space="preserve"> </w:t>
      </w:r>
      <w:proofErr w:type="spellStart"/>
      <w:r w:rsidR="000A7FA7" w:rsidRPr="00FD6A63">
        <w:rPr>
          <w:i/>
        </w:rPr>
        <w:t>and</w:t>
      </w:r>
      <w:proofErr w:type="spellEnd"/>
      <w:r w:rsidR="000A7FA7" w:rsidRPr="00FD6A63">
        <w:rPr>
          <w:i/>
        </w:rPr>
        <w:t xml:space="preserve"> False Negative</w:t>
      </w:r>
      <w:r w:rsidR="000A7FA7">
        <w:t xml:space="preserve">) </w:t>
      </w:r>
      <w:r w:rsidR="00CB66A5">
        <w:t xml:space="preserve">são usadas para diferenciar </w:t>
      </w:r>
      <w:r w:rsidR="00E80886">
        <w:t>como o modelo classificador efetivamente realizou a classificação</w:t>
      </w:r>
      <w:r w:rsidR="00E15C43">
        <w:t xml:space="preserve"> </w:t>
      </w:r>
      <w:r w:rsidR="00E15C43">
        <w:fldChar w:fldCharType="begin" w:fldLock="1"/>
      </w:r>
      <w:r w:rsidR="003A2FFE">
        <w:instrText>ADDIN CSL_CITATION { "citationItems" : [ { "id" : "ITEM-1", "itemData" : { "abstract" : "Commonly used evaluation measures including Recall, Precision, F-Measure and Rand Accuracy are biased and should not be used without clear understanding of the biases, and corresponding identification of chance or base case levels of the statistic. Using these measures a system that performs worse in the objective sense of Informedness, can appear to perform better under any of these commonly used measures. We discuss several concepts and measures that reflect the probability that prediction is informed versus chance. Informedness and introduce Markedness as a dual measure for the probability that prediction is marked versus chance. Finally we demonstrate elegant connections between the concepts of Informedness, Markedness, Correlation and Significance as well as their intuitive relationships with Recall and Precision, and outline the extension from the dichotomous case to the general multi-class case", "author" : [ { "dropping-particle" : "", "family" : "Powers", "given" : "David M. W.", "non-dropping-particle" : "", "parse-names" : false, "suffix" : "" } ], "container-title" : "Journal of Machine Learning Technologies", "id" : "ITEM-1", "issue" : "1", "issued" : { "date-parts" : [ [ "2011" ] ] }, "page" : "37-63", "title" : "EVALUATION: FROM PRECISION, RECALL AND F-MEASURE TO ROC, INFORMEDNESS, MARKEDNESS &amp; CORRELATION", "type" : "article-journal", "volume" : "2" }, "uris" : [ "http://www.mendeley.com/documents/?uuid=75b58cf4-1e67-4952-95ad-f90790386098" ] } ], "mendeley" : { "formattedCitation" : "(POWERS, 2011)", "plainTextFormattedCitation" : "(POWERS, 2011)", "previouslyFormattedCitation" : "(POWERS, 2011)" }, "properties" : { "noteIndex" : 0 }, "schema" : "https://github.com/citation-style-language/schema/raw/master/csl-citation.json" }</w:instrText>
      </w:r>
      <w:r w:rsidR="00E15C43">
        <w:fldChar w:fldCharType="separate"/>
      </w:r>
      <w:r w:rsidR="00E15C43" w:rsidRPr="00E15C43">
        <w:rPr>
          <w:noProof/>
        </w:rPr>
        <w:t>(POWERS, 2011)</w:t>
      </w:r>
      <w:r w:rsidR="00E15C43">
        <w:fldChar w:fldCharType="end"/>
      </w:r>
      <w:r w:rsidR="00E15C43">
        <w:t xml:space="preserve">. </w:t>
      </w:r>
    </w:p>
    <w:p w14:paraId="3B2C942D" w14:textId="77777777" w:rsidR="001063CA" w:rsidRDefault="00AE5077" w:rsidP="001063CA">
      <w:pPr>
        <w:keepNext/>
      </w:pPr>
      <w:r>
        <w:rPr>
          <w:noProof/>
          <w:lang w:val="en-US" w:eastAsia="en-US"/>
        </w:rPr>
        <w:drawing>
          <wp:inline distT="0" distB="0" distL="0" distR="0" wp14:anchorId="4632C0BA" wp14:editId="3846F3A1">
            <wp:extent cx="5625902" cy="999472"/>
            <wp:effectExtent l="0" t="0" r="0" b="0"/>
            <wp:docPr id="20" name="Picture 2" descr="Macintosh HD:Users:calebebrim:Documents:Kit de Entrega:Imagens:powersconfuisionmatrixno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calebebrim:Documents:Kit de Entrega:Imagens:powersconfuisionmatrixnotation.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25902" cy="999472"/>
                    </a:xfrm>
                    <a:prstGeom prst="rect">
                      <a:avLst/>
                    </a:prstGeom>
                    <a:noFill/>
                    <a:ln>
                      <a:noFill/>
                    </a:ln>
                  </pic:spPr>
                </pic:pic>
              </a:graphicData>
            </a:graphic>
          </wp:inline>
        </w:drawing>
      </w:r>
    </w:p>
    <w:p w14:paraId="49769A6C" w14:textId="6A77513B" w:rsidR="001063CA" w:rsidRPr="00FD6A63" w:rsidRDefault="001063CA" w:rsidP="001063CA">
      <w:pPr>
        <w:pStyle w:val="Caption"/>
      </w:pPr>
      <w:bookmarkStart w:id="85" w:name="_Ref307492833"/>
      <w:bookmarkStart w:id="86" w:name="_Ref307492803"/>
      <w:r>
        <w:t xml:space="preserve">FIGURA </w:t>
      </w:r>
      <w:fldSimple w:instr=" SEQ Figure \* ARABIC ">
        <w:r>
          <w:rPr>
            <w:noProof/>
          </w:rPr>
          <w:t>6</w:t>
        </w:r>
      </w:fldSimple>
      <w:bookmarkEnd w:id="85"/>
      <w:r>
        <w:t xml:space="preserve"> </w:t>
      </w:r>
      <w:bookmarkStart w:id="87" w:name="_Toc307490906"/>
      <w:r>
        <w:t xml:space="preserve">- </w:t>
      </w:r>
      <w:r w:rsidRPr="003A2FFE">
        <w:t>Notaçã</w:t>
      </w:r>
      <w:r>
        <w:t>o sistemá</w:t>
      </w:r>
      <w:r w:rsidRPr="003A2FFE">
        <w:t>tica e tradicional em uma tabela de contingê</w:t>
      </w:r>
      <w:r>
        <w:t>ncia</w:t>
      </w:r>
      <w:r w:rsidRPr="003A2FFE">
        <w:t xml:space="preserve"> binária</w:t>
      </w:r>
      <w:r w:rsidRPr="00FD6A63">
        <w:t xml:space="preserve"> </w:t>
      </w:r>
      <w:r>
        <w:rPr>
          <w:lang w:val="en-US"/>
        </w:rPr>
        <w:fldChar w:fldCharType="begin" w:fldLock="1"/>
      </w:r>
      <w:r w:rsidRPr="00FD6A63">
        <w:instrText>ADDIN CSL_CITATION { "citationItems" : [ { "id" : "ITEM-1", "itemData" : { "abstract" : "Commonly used evaluation measures including Recall, Precision, F-Measure and Rand Accuracy are biased and should not be used without clear understanding of the biases, and corresponding identification of chance or base case levels of the statistic. Using these measures a system that performs worse in the objective sense of Informedness, can appear to perform better under any of these commonly used measures. We discuss several concepts and measures that reflect the probability that prediction is informed versus chance. Informedness and introduce Markedness as a dual measure for the probability that prediction is marked versus chance. Finally we demonstrate elegant connections between the concepts of Informedness, Markedness, Correlation and Significance as well as their intuitive relationships with Recall and Precision, and outline the extension from the dichotomous case to the general multi-class case", "author" : [ { "dropping-particle" : "", "family" : "Powers", "given" : "David M. W.", "non-dropping-particle" : "", "parse-names" : false, "suffix" : "" } ], "container-title" : "Journal of Machine Learning Technologies", "id" : "ITEM-1", "issue" : "1", "issued" : { "date-parts" : [ [ "2011" ] ] }, "page" : "37-63", "title" : "EVALUATION: FROM PRECISION, RECALL AND F-MEASURE TO ROC, INFORMEDNESS, MARKEDNESS &amp; CORRELATION", "type" : "article-journal", "volume" : "2" }, "uris" : [ "http://www.mendeley.com/documents/?uuid=75b58cf4-1e67-4952-95ad-f90790386098" ] } ], "mendeley" : { "formattedCitation" : "(POWERS, 2011)", "plainTextFormattedCitation" : "(POWERS, 2011)", "previouslyFormattedCitation" : "(POWERS, 2011)" }, "properties" : { "noteIndex" : 0 }, "schema" : "https://github.com/citation-style-language/schema/raw/master/csl-citation.json" }</w:instrText>
      </w:r>
      <w:r>
        <w:rPr>
          <w:lang w:val="en-US"/>
        </w:rPr>
        <w:fldChar w:fldCharType="separate"/>
      </w:r>
      <w:r w:rsidRPr="00FD6A63">
        <w:rPr>
          <w:noProof/>
        </w:rPr>
        <w:t>(POWERS, 2011)</w:t>
      </w:r>
      <w:r>
        <w:rPr>
          <w:lang w:val="en-US"/>
        </w:rPr>
        <w:fldChar w:fldCharType="end"/>
      </w:r>
      <w:r w:rsidRPr="00FD6A63">
        <w:t>.</w:t>
      </w:r>
      <w:bookmarkEnd w:id="86"/>
      <w:bookmarkEnd w:id="87"/>
    </w:p>
    <w:p w14:paraId="12147323" w14:textId="12E72B58" w:rsidR="00410A83" w:rsidRDefault="00410A83" w:rsidP="001063CA">
      <w:pPr>
        <w:pStyle w:val="Caption"/>
      </w:pPr>
    </w:p>
    <w:p w14:paraId="70B34F1D" w14:textId="00157044" w:rsidR="0040472A" w:rsidRPr="00E15C43" w:rsidRDefault="0040472A" w:rsidP="0040472A">
      <w:r>
        <w:t xml:space="preserve">A seguintes equações definem como calcular cada medida usando como base as </w:t>
      </w:r>
      <w:proofErr w:type="spellStart"/>
      <w:r w:rsidRPr="00FD6A63">
        <w:rPr>
          <w:i/>
        </w:rPr>
        <w:t>labels</w:t>
      </w:r>
      <w:proofErr w:type="spellEnd"/>
      <w:r>
        <w:t xml:space="preserve"> propostas de acordo co</w:t>
      </w:r>
      <w:r w:rsidR="00DB3F2C">
        <w:t xml:space="preserve">m a </w:t>
      </w:r>
      <w:r w:rsidR="00DB3F2C">
        <w:fldChar w:fldCharType="begin"/>
      </w:r>
      <w:r w:rsidR="00DB3F2C">
        <w:instrText xml:space="preserve"> REF _Ref307492833 \h </w:instrText>
      </w:r>
      <w:r w:rsidR="00DB3F2C">
        <w:fldChar w:fldCharType="separate"/>
      </w:r>
      <w:r w:rsidR="00DB3F2C">
        <w:t xml:space="preserve">FIGURA </w:t>
      </w:r>
      <w:r w:rsidR="00DB3F2C">
        <w:rPr>
          <w:noProof/>
        </w:rPr>
        <w:t>6</w:t>
      </w:r>
      <w:r w:rsidR="00DB3F2C">
        <w:fldChar w:fldCharType="end"/>
      </w:r>
      <w:r w:rsidR="00281D20">
        <w:t xml:space="preserve">: </w:t>
      </w:r>
    </w:p>
    <w:p w14:paraId="6580F4A9" w14:textId="731120A1" w:rsidR="00410A83" w:rsidRPr="00FD6A63" w:rsidRDefault="00410A83" w:rsidP="00410A83">
      <w:pPr>
        <w:pStyle w:val="Caption"/>
      </w:pPr>
    </w:p>
    <w:p w14:paraId="47A7CC66" w14:textId="77777777" w:rsidR="00227EA1" w:rsidRDefault="00227EA1" w:rsidP="00F0527B">
      <w:pPr>
        <w:pStyle w:val="Caption"/>
        <w:keepNext/>
        <w:ind w:left="709" w:firstLine="0"/>
        <w:jc w:val="center"/>
      </w:pPr>
      <w:r>
        <w:rPr>
          <w:noProof/>
          <w:lang w:val="en-US" w:eastAsia="en-US"/>
        </w:rPr>
        <w:lastRenderedPageBreak/>
        <w:drawing>
          <wp:inline distT="0" distB="0" distL="0" distR="0" wp14:anchorId="564CE67F" wp14:editId="1FEA2679">
            <wp:extent cx="2098675" cy="674370"/>
            <wp:effectExtent l="0" t="0" r="9525" b="11430"/>
            <wp:docPr id="22" name="Picture 4" descr="Macintosh HD:Users:calebebrim:Documents:Kit de Entrega:Imagens:Equation Preci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calebebrim:Documents:Kit de Entrega:Imagens:Equation Precision.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98675" cy="674370"/>
                    </a:xfrm>
                    <a:prstGeom prst="rect">
                      <a:avLst/>
                    </a:prstGeom>
                    <a:noFill/>
                    <a:ln>
                      <a:noFill/>
                    </a:ln>
                  </pic:spPr>
                </pic:pic>
              </a:graphicData>
            </a:graphic>
          </wp:inline>
        </w:drawing>
      </w:r>
    </w:p>
    <w:p w14:paraId="3918B3E7" w14:textId="0BA3CF66" w:rsidR="00227EA1" w:rsidRDefault="00227EA1" w:rsidP="00227EA1">
      <w:pPr>
        <w:pStyle w:val="Caption"/>
      </w:pPr>
      <w:r>
        <w:t xml:space="preserve">EQUAÇÃO </w:t>
      </w:r>
      <w:fldSimple w:instr=" SEQ Equation \* ARABIC ">
        <w:r w:rsidR="00337AB6">
          <w:rPr>
            <w:noProof/>
          </w:rPr>
          <w:t>1</w:t>
        </w:r>
      </w:fldSimple>
      <w:r>
        <w:t xml:space="preserve"> – Cálculo da precisão usando </w:t>
      </w:r>
      <w:r w:rsidR="00BF5E35">
        <w:t>a contagem das insta</w:t>
      </w:r>
      <w:r w:rsidR="00F0527B">
        <w:t xml:space="preserve">ncias </w:t>
      </w:r>
      <w:r w:rsidR="007A70E4">
        <w:t xml:space="preserve">marcadas </w:t>
      </w:r>
      <w:r w:rsidR="008A3895">
        <w:t xml:space="preserve">como </w:t>
      </w:r>
      <w:r>
        <w:t xml:space="preserve">verdadeiros positivos e </w:t>
      </w:r>
      <w:r w:rsidR="008A3895">
        <w:t>tod</w:t>
      </w:r>
      <w:r w:rsidR="00CC6866">
        <w:t>a</w:t>
      </w:r>
      <w:r w:rsidR="008A3895">
        <w:t xml:space="preserve">s </w:t>
      </w:r>
      <w:r w:rsidR="00824930">
        <w:t>predita</w:t>
      </w:r>
      <w:r>
        <w:t>s positivamente.</w:t>
      </w:r>
    </w:p>
    <w:p w14:paraId="0837568C" w14:textId="77777777" w:rsidR="00F0527B" w:rsidRDefault="00227EA1" w:rsidP="00BF5E35">
      <w:pPr>
        <w:pStyle w:val="Caption"/>
        <w:keepNext/>
        <w:jc w:val="center"/>
      </w:pPr>
      <w:r>
        <w:rPr>
          <w:noProof/>
          <w:lang w:val="en-US" w:eastAsia="en-US"/>
        </w:rPr>
        <w:drawing>
          <wp:inline distT="0" distB="0" distL="0" distR="0" wp14:anchorId="196F25CB" wp14:editId="5A625E70">
            <wp:extent cx="2930525" cy="711835"/>
            <wp:effectExtent l="0" t="0" r="0" b="0"/>
            <wp:docPr id="21" name="Picture 3" descr="Macintosh HD:Users:calebebrim:Documents:Kit de Entrega:Imagens:Equation Acurr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calebebrim:Documents:Kit de Entrega:Imagens:Equation Acurracy.png"/>
                    <pic:cNvPicPr>
                      <a:picLocks noChangeAspect="1" noChangeArrowheads="1"/>
                    </pic:cNvPicPr>
                  </pic:nvPicPr>
                  <pic:blipFill rotWithShape="1">
                    <a:blip r:embed="rId20">
                      <a:extLst>
                        <a:ext uri="{28A0092B-C50C-407E-A947-70E740481C1C}">
                          <a14:useLocalDpi xmlns:a14="http://schemas.microsoft.com/office/drawing/2010/main" val="0"/>
                        </a:ext>
                      </a:extLst>
                    </a:blip>
                    <a:srcRect l="6142" r="-6142"/>
                    <a:stretch/>
                  </pic:blipFill>
                  <pic:spPr bwMode="auto">
                    <a:xfrm>
                      <a:off x="0" y="0"/>
                      <a:ext cx="2930525" cy="711835"/>
                    </a:xfrm>
                    <a:prstGeom prst="rect">
                      <a:avLst/>
                    </a:prstGeom>
                    <a:noFill/>
                    <a:ln>
                      <a:noFill/>
                    </a:ln>
                  </pic:spPr>
                </pic:pic>
              </a:graphicData>
            </a:graphic>
          </wp:inline>
        </w:drawing>
      </w:r>
    </w:p>
    <w:p w14:paraId="21FFE849" w14:textId="3AA2509B" w:rsidR="00227EA1" w:rsidRDefault="00F0527B" w:rsidP="00F0527B">
      <w:pPr>
        <w:pStyle w:val="Caption"/>
      </w:pPr>
      <w:r>
        <w:t xml:space="preserve">EQUAÇÃO </w:t>
      </w:r>
      <w:fldSimple w:instr=" SEQ Equation \* ARABIC ">
        <w:r w:rsidR="00337AB6">
          <w:rPr>
            <w:noProof/>
          </w:rPr>
          <w:t>2</w:t>
        </w:r>
      </w:fldSimple>
      <w:r>
        <w:t xml:space="preserve"> – Cálculo da</w:t>
      </w:r>
      <w:r w:rsidR="007A70E4">
        <w:t xml:space="preserve"> acurácia usando a contagem das instancias</w:t>
      </w:r>
      <w:r w:rsidR="002C5753">
        <w:t xml:space="preserve"> mar</w:t>
      </w:r>
      <w:r w:rsidR="00D77E8B">
        <w:t>cadas como verdadeiros positivo</w:t>
      </w:r>
      <w:r w:rsidR="008010FF">
        <w:t>, verdadeiro negativo e a contagem de todas as inst</w:t>
      </w:r>
      <w:r w:rsidR="00F2385A">
        <w:t>a</w:t>
      </w:r>
      <w:r w:rsidR="008010FF">
        <w:t>ncias</w:t>
      </w:r>
      <w:r w:rsidR="002C5753">
        <w:t>.</w:t>
      </w:r>
    </w:p>
    <w:p w14:paraId="6867BF8F" w14:textId="77777777" w:rsidR="00337AB6" w:rsidRDefault="00227EA1" w:rsidP="00337AB6">
      <w:pPr>
        <w:pStyle w:val="Caption"/>
        <w:keepNext/>
        <w:jc w:val="center"/>
      </w:pPr>
      <w:r>
        <w:rPr>
          <w:noProof/>
          <w:lang w:val="en-US" w:eastAsia="en-US"/>
        </w:rPr>
        <w:drawing>
          <wp:inline distT="0" distB="0" distL="0" distR="0" wp14:anchorId="14E5388F" wp14:editId="723DEA6A">
            <wp:extent cx="1604010" cy="689610"/>
            <wp:effectExtent l="0" t="0" r="0" b="0"/>
            <wp:docPr id="23" name="Picture 5" descr="Macintosh HD:Users:calebebrim:Documents:Kit de Entrega:Imagens:Equation Rec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intosh HD:Users:calebebrim:Documents:Kit de Entrega:Imagens:Equation Recall.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04010" cy="689610"/>
                    </a:xfrm>
                    <a:prstGeom prst="rect">
                      <a:avLst/>
                    </a:prstGeom>
                    <a:noFill/>
                    <a:ln>
                      <a:noFill/>
                    </a:ln>
                  </pic:spPr>
                </pic:pic>
              </a:graphicData>
            </a:graphic>
          </wp:inline>
        </w:drawing>
      </w:r>
    </w:p>
    <w:p w14:paraId="2F46E07B" w14:textId="791F8FBE" w:rsidR="009B43C5" w:rsidRDefault="00337AB6" w:rsidP="00337AB6">
      <w:pPr>
        <w:pStyle w:val="Caption"/>
        <w:jc w:val="center"/>
      </w:pPr>
      <w:r>
        <w:t xml:space="preserve">EQUAÇÃO </w:t>
      </w:r>
      <w:fldSimple w:instr=" SEQ Equation \* ARABIC ">
        <w:r>
          <w:rPr>
            <w:noProof/>
          </w:rPr>
          <w:t>3</w:t>
        </w:r>
      </w:fldSimple>
      <w:r>
        <w:t xml:space="preserve"> – Calculo da medida </w:t>
      </w:r>
      <w:r w:rsidRPr="00FD6A63">
        <w:rPr>
          <w:i/>
        </w:rPr>
        <w:t>recall</w:t>
      </w:r>
      <w:r>
        <w:t xml:space="preserve"> usando a contagem de todos as instancias </w:t>
      </w:r>
      <w:r w:rsidR="002178EC">
        <w:t>verdadeiro positivo e todas as instancias positivas.</w:t>
      </w:r>
    </w:p>
    <w:p w14:paraId="14FD30B2" w14:textId="77777777" w:rsidR="00AE5077" w:rsidRDefault="00AE5077" w:rsidP="00772DBE"/>
    <w:p w14:paraId="0405DF4D" w14:textId="77777777" w:rsidR="00596157" w:rsidRPr="0096167C" w:rsidRDefault="00596157" w:rsidP="00D05EE7">
      <w:pPr>
        <w:jc w:val="center"/>
      </w:pPr>
    </w:p>
    <w:p w14:paraId="70543C06" w14:textId="77777777" w:rsidR="00502E89" w:rsidRPr="0096167C" w:rsidRDefault="00502E89" w:rsidP="00772DBE"/>
    <w:p w14:paraId="6A8FB514" w14:textId="77777777" w:rsidR="00502E89" w:rsidRPr="0096167C" w:rsidRDefault="00CA752B" w:rsidP="00502E89">
      <w:pPr>
        <w:pStyle w:val="Heading3"/>
        <w:rPr>
          <w:i/>
        </w:rPr>
      </w:pPr>
      <w:bookmarkStart w:id="88" w:name="_Toc304482878"/>
      <w:r w:rsidRPr="0096167C">
        <w:t>Teste às cegas</w:t>
      </w:r>
      <w:r w:rsidRPr="0096167C">
        <w:rPr>
          <w:i/>
        </w:rPr>
        <w:t xml:space="preserve"> (“</w:t>
      </w:r>
      <w:proofErr w:type="spellStart"/>
      <w:r w:rsidR="0041133C" w:rsidRPr="00FD6A63">
        <w:rPr>
          <w:i/>
        </w:rPr>
        <w:t>Blind</w:t>
      </w:r>
      <w:proofErr w:type="spellEnd"/>
      <w:r w:rsidR="0041133C" w:rsidRPr="00FD6A63">
        <w:rPr>
          <w:i/>
        </w:rPr>
        <w:t xml:space="preserve"> </w:t>
      </w:r>
      <w:proofErr w:type="spellStart"/>
      <w:r w:rsidR="0041133C" w:rsidRPr="00FD6A63">
        <w:rPr>
          <w:i/>
        </w:rPr>
        <w:t>Testing</w:t>
      </w:r>
      <w:proofErr w:type="spellEnd"/>
      <w:r w:rsidRPr="0096167C">
        <w:rPr>
          <w:i/>
        </w:rPr>
        <w:t>”)</w:t>
      </w:r>
      <w:bookmarkEnd w:id="88"/>
    </w:p>
    <w:p w14:paraId="2622A6B2" w14:textId="4E0B22E5" w:rsidR="002909B3" w:rsidRPr="0096167C" w:rsidRDefault="007F18B5" w:rsidP="00B86F9D">
      <w:r w:rsidRPr="0096167C">
        <w:t>O</w:t>
      </w:r>
      <w:r w:rsidR="007E1F03" w:rsidRPr="0096167C">
        <w:t xml:space="preserve"> conceito de </w:t>
      </w:r>
      <w:proofErr w:type="spellStart"/>
      <w:r w:rsidR="002A5B5F" w:rsidRPr="00FD6A63">
        <w:rPr>
          <w:i/>
        </w:rPr>
        <w:t>blind</w:t>
      </w:r>
      <w:proofErr w:type="spellEnd"/>
      <w:r w:rsidR="002A5B5F" w:rsidRPr="00FD6A63">
        <w:rPr>
          <w:i/>
        </w:rPr>
        <w:t xml:space="preserve"> </w:t>
      </w:r>
      <w:proofErr w:type="spellStart"/>
      <w:r w:rsidR="002A5B5F" w:rsidRPr="00FD6A63">
        <w:rPr>
          <w:i/>
        </w:rPr>
        <w:t>testing</w:t>
      </w:r>
      <w:proofErr w:type="spellEnd"/>
      <w:r w:rsidR="00136B35" w:rsidRPr="0096167C">
        <w:rPr>
          <w:i/>
        </w:rPr>
        <w:t xml:space="preserve"> </w:t>
      </w:r>
      <w:r w:rsidR="007E1F03" w:rsidRPr="0096167C">
        <w:t xml:space="preserve">ou </w:t>
      </w:r>
      <w:r w:rsidR="002D01AC" w:rsidRPr="0096167C">
        <w:t xml:space="preserve">método </w:t>
      </w:r>
      <w:proofErr w:type="spellStart"/>
      <w:r w:rsidR="007E1F03" w:rsidRPr="00FD6A63">
        <w:rPr>
          <w:i/>
        </w:rPr>
        <w:t>holdout</w:t>
      </w:r>
      <w:proofErr w:type="spellEnd"/>
      <w:r w:rsidR="002D01AC" w:rsidRPr="0096167C">
        <w:t xml:space="preserve"> </w:t>
      </w:r>
      <w:r w:rsidR="004652FD" w:rsidRPr="0096167C">
        <w:t>que consiste em realizar uma validação do treinamento em um conjunto de testes</w:t>
      </w:r>
      <w:r w:rsidR="009453D1" w:rsidRPr="0096167C">
        <w:t xml:space="preserve"> totalmente isolado do conjunto de treinamento</w:t>
      </w:r>
      <w:r w:rsidR="001471F2">
        <w:t>.</w:t>
      </w:r>
      <w:r w:rsidR="00672D89" w:rsidRPr="0096167C">
        <w:t xml:space="preserve"> </w:t>
      </w:r>
      <w:r w:rsidR="001471F2">
        <w:t xml:space="preserve">durante estudo de previsão de estrutura tridimensional de proteína </w:t>
      </w:r>
      <w:r w:rsidR="001471F2" w:rsidRPr="0096167C">
        <w:t>Yang</w:t>
      </w:r>
      <w:r w:rsidR="001471F2">
        <w:t xml:space="preserve"> percebeu que algumas regiões não formam uma estrutura tridimensional bem definida; utilizando as respectivas sequencias dessas regiões </w:t>
      </w:r>
      <w:r w:rsidR="001471F2" w:rsidRPr="0096167C">
        <w:t>Yang</w:t>
      </w:r>
      <w:r w:rsidR="001471F2">
        <w:t xml:space="preserve"> treinou um modelo de rede neural para </w:t>
      </w:r>
      <w:r w:rsidR="0034547B">
        <w:t xml:space="preserve">classificar regiões nas sequencias de aminoácidos que poderiam apresentar desordem. Para validar o modelo proposto foi utilizado o </w:t>
      </w:r>
      <w:r w:rsidR="0034547B" w:rsidRPr="007C7241">
        <w:rPr>
          <w:i/>
          <w:lang w:val="en-US"/>
        </w:rPr>
        <w:t>blind testing</w:t>
      </w:r>
      <w:r w:rsidR="0034547B">
        <w:t xml:space="preserve">, separando da etapa de treinamento do modelo um conjunto de sequências, garantindo a confiabilidade do modelo constatando que a performance da rede neural se mantém tanto no conjunto de treinamento quanto o de validação </w:t>
      </w:r>
      <w:r w:rsidR="00672D89" w:rsidRPr="0096167C">
        <w:fldChar w:fldCharType="begin" w:fldLock="1"/>
      </w:r>
      <w:r w:rsidR="005F1737" w:rsidRPr="0096167C">
        <w:instrText>ADDIN CSL_CITATION { "citationItems" : [ { "id" : "ITEM-1", "itemData" : { "DOI" : "10.1093/bioinformatics/bti534", "ISBN" : "1367-4803 (Print)\\r1367-4803 (Linking)", "ISSN" : "13674803", "PMID" : "15947016", "abstract" : "MOTIVATION: Recent studies have found many proteins containing regions that do not form well-defined three-dimensional structures in their native states. The study and detection of such disordered regions is important both for understanding protein function and for facilitating structural analysis since disordered regions may affect solubility and/or crystallizability. RESULTS: We have developed the regional order neural network (RONN) software as an application of our recently developed 'bio-basis function neural network' pattern recognition algorithm to the detection of natively disordered regions in proteins. The results of blind-testing a panel of nine disorder prediction tools (including RONN) against 80 protein sequences derived from the Protein Data Bank shows that, based on the probability excess measure, RONN performed the best.", "author" : [ { "dropping-particle" : "", "family" : "Yang", "given" : "Zheng Rong", "non-dropping-particle" : "", "parse-names" : false, "suffix" : "" }, { "dropping-particle" : "", "family" : "Thomson", "given" : "Rebecca", "non-dropping-particle" : "", "parse-names" : false, "suffix" : "" }, { "dropping-particle" : "", "family" : "McNeil", "given" : "Philip", "non-dropping-particle" : "", "parse-names" : false, "suffix" : "" }, { "dropping-particle" : "", "family" : "Esnouf", "given" : "Robert M.", "non-dropping-particle" : "", "parse-names" : false, "suffix" : "" } ], "container-title" : "Bioinformatics", "id" : "ITEM-1", "issue" : "16", "issued" : { "date-parts" : [ [ "2005" ] ] }, "page" : "3369-3376", "title" : "RONN: The bio-basis function neural network technique applied to the detection of natively disordered regions in proteins", "type" : "article-journal", "volume" : "21" }, "uris" : [ "http://www.mendeley.com/documents/?uuid=7495a522-6728-4ac0-b8d5-2a74bccb6d87" ] } ], "mendeley" : { "formattedCitation" : "(YANG et al., 2005)", "plainTextFormattedCitation" : "(YANG et al., 2005)", "previouslyFormattedCitation" : "(YANG et al., 2005)" }, "properties" : { "noteIndex" : 0 }, "schema" : "https://github.com/citation-style-language/schema/raw/master/csl-citation.json" }</w:instrText>
      </w:r>
      <w:r w:rsidR="00672D89" w:rsidRPr="0096167C">
        <w:fldChar w:fldCharType="separate"/>
      </w:r>
      <w:r w:rsidR="00034965" w:rsidRPr="0096167C">
        <w:rPr>
          <w:noProof/>
        </w:rPr>
        <w:t xml:space="preserve">(YANG </w:t>
      </w:r>
      <w:r w:rsidR="00034965" w:rsidRPr="00050B11">
        <w:rPr>
          <w:i/>
          <w:noProof/>
        </w:rPr>
        <w:t>et al</w:t>
      </w:r>
      <w:r w:rsidR="00034965" w:rsidRPr="0096167C">
        <w:rPr>
          <w:noProof/>
        </w:rPr>
        <w:t>., 2005)</w:t>
      </w:r>
      <w:r w:rsidR="00672D89" w:rsidRPr="0096167C">
        <w:fldChar w:fldCharType="end"/>
      </w:r>
      <w:r w:rsidR="00502E89" w:rsidRPr="0096167C">
        <w:t>.</w:t>
      </w:r>
      <w:r w:rsidR="008E7325" w:rsidRPr="0096167C">
        <w:t xml:space="preserve"> </w:t>
      </w:r>
      <w:r w:rsidR="001B6407" w:rsidRPr="0096167C">
        <w:t>O</w:t>
      </w:r>
      <w:r w:rsidR="00C4145A" w:rsidRPr="0096167C">
        <w:t xml:space="preserve"> </w:t>
      </w:r>
      <w:r w:rsidR="00703833" w:rsidRPr="0096167C">
        <w:t xml:space="preserve">método </w:t>
      </w:r>
      <w:r w:rsidR="005F6512" w:rsidRPr="007C7241">
        <w:rPr>
          <w:i/>
          <w:lang w:val="en-US"/>
        </w:rPr>
        <w:t>h</w:t>
      </w:r>
      <w:r w:rsidR="00C4145A" w:rsidRPr="00B87C42">
        <w:rPr>
          <w:i/>
          <w:lang w:val="en-US"/>
        </w:rPr>
        <w:t>oldout</w:t>
      </w:r>
      <w:r w:rsidR="00711607" w:rsidRPr="0096167C">
        <w:t xml:space="preserve">, ou também chamado de </w:t>
      </w:r>
      <w:r w:rsidR="00171A1E" w:rsidRPr="0096167C">
        <w:t xml:space="preserve">estimativa do </w:t>
      </w:r>
      <w:r w:rsidR="00711607" w:rsidRPr="0096167C">
        <w:t>conjunto de teste</w:t>
      </w:r>
      <w:r w:rsidR="000C46C2" w:rsidRPr="0096167C">
        <w:t xml:space="preserve">, </w:t>
      </w:r>
      <w:r w:rsidR="004C1C84" w:rsidRPr="0096167C">
        <w:t xml:space="preserve">particiona o conjunto de dados em dois conjuntos </w:t>
      </w:r>
      <w:r w:rsidR="00C217EA" w:rsidRPr="0096167C">
        <w:t>mutualmente exclusivos</w:t>
      </w:r>
      <w:r w:rsidR="00DA271B" w:rsidRPr="0096167C">
        <w:t xml:space="preserve"> chamados </w:t>
      </w:r>
      <w:r w:rsidR="0097216E" w:rsidRPr="0096167C">
        <w:t xml:space="preserve">conjunto </w:t>
      </w:r>
      <w:r w:rsidR="00DA271B" w:rsidRPr="0096167C">
        <w:t xml:space="preserve">treinamento e </w:t>
      </w:r>
      <w:r w:rsidR="003B48A1" w:rsidRPr="0096167C">
        <w:t xml:space="preserve">de </w:t>
      </w:r>
      <w:r w:rsidR="00DA271B" w:rsidRPr="0096167C">
        <w:t>testes</w:t>
      </w:r>
      <w:r w:rsidR="00476584" w:rsidRPr="0096167C">
        <w:t xml:space="preserve">, ou </w:t>
      </w:r>
      <w:r w:rsidR="00476584" w:rsidRPr="007C7241">
        <w:rPr>
          <w:i/>
          <w:lang w:val="en-US"/>
        </w:rPr>
        <w:t>holdout test</w:t>
      </w:r>
      <w:r w:rsidR="00971927" w:rsidRPr="0096167C">
        <w:t xml:space="preserve"> </w:t>
      </w:r>
      <w:r w:rsidR="00971927" w:rsidRPr="0096167C">
        <w:fldChar w:fldCharType="begin" w:fldLock="1"/>
      </w:r>
      <w:r w:rsidR="005F1737" w:rsidRPr="0096167C">
        <w:instrText>ADDIN CSL_CITATION { "citationItems" : [ { "id" : "ITEM-1", "itemData" : { "DOI" : "10.1067/mod.2000.109031", "ISBN" : "1-55860-363-8", "ISSN" : "10450823", "PMID" : "11029742", "abstract" : "We review accuracy estimation methods and compare the two most common methods crossvalidation and bootstrap Recent experimental results on artificial data and theoretical re cults m restricted settings have shown that for selecting a good classifier from a set of classifiers (model selection), ten-fold cross-validation may be better than the more expensive kap one-out cross-validation We report on a largescale experimentover half a million runs of C4 5 and aNaive-Bayes algorithmloestimale the effects of different parameters on these al gonthms on real-world datascts For crossvalidation we vary the number of folds and whether the folds arc stratified or not, for bootstrap, we vary the number of bootstrap samples Our results indicate that for real-word datasets similar to ours, The best method lo use for model selection is ten fold stratified cross validation even if computation power allows using more folds.", "author" : [ { "dropping-particle" : "", "family" : "Kohavi", "given" : "Ron", "non-dropping-particle" : "", "parse-names" : false, "suffix" : "" } ], "container-title" : "International Joint Conference on Artificial Intelligence", "id" : "ITEM-1", "issue" : "12", "issued" : { "date-parts" : [ [ "1995" ] ] }, "page" : "1137-1143", "title" : "A Study of Cross-Validation and Bootstrap for Accuracy Estimation and Model Selection", "type" : "article-journal", "volume" : "14" }, "uris" : [ "http://www.mendeley.com/documents/?uuid=c1b09333-366a-40ac-b172-906b0f6785cb" ] } ], "mendeley" : { "formattedCitation" : "(KOHAVI, 1995)", "plainTextFormattedCitation" : "(KOHAVI, 1995)", "previouslyFormattedCitation" : "(KOHAVI, 1995)" }, "properties" : { "noteIndex" : 0 }, "schema" : "https://github.com/citation-style-language/schema/raw/master/csl-citation.json" }</w:instrText>
      </w:r>
      <w:r w:rsidR="00971927" w:rsidRPr="0096167C">
        <w:fldChar w:fldCharType="separate"/>
      </w:r>
      <w:r w:rsidR="00034965" w:rsidRPr="0096167C">
        <w:rPr>
          <w:noProof/>
        </w:rPr>
        <w:t>(KOHAVI, 1995)</w:t>
      </w:r>
      <w:r w:rsidR="00971927" w:rsidRPr="0096167C">
        <w:fldChar w:fldCharType="end"/>
      </w:r>
      <w:r w:rsidR="000615CE" w:rsidRPr="0096167C">
        <w:t xml:space="preserve">; </w:t>
      </w:r>
      <w:r w:rsidR="00FC28A5" w:rsidRPr="0096167C">
        <w:t>e</w:t>
      </w:r>
      <w:r w:rsidR="0018234C" w:rsidRPr="0096167C">
        <w:t xml:space="preserve">ste é um péssimo indicador </w:t>
      </w:r>
      <w:r w:rsidR="000615CE" w:rsidRPr="0096167C">
        <w:t xml:space="preserve">considerando que a </w:t>
      </w:r>
      <w:r w:rsidR="005E34B7" w:rsidRPr="0096167C">
        <w:t>precisão</w:t>
      </w:r>
      <w:r w:rsidR="00971BF5" w:rsidRPr="0096167C">
        <w:t xml:space="preserve"> do tre</w:t>
      </w:r>
      <w:r w:rsidR="000654F2" w:rsidRPr="0096167C">
        <w:t>inamento aumenta de acordo com</w:t>
      </w:r>
      <w:r w:rsidR="005E34B7" w:rsidRPr="0096167C">
        <w:t xml:space="preserve"> </w:t>
      </w:r>
      <w:r w:rsidR="0018234C" w:rsidRPr="0096167C">
        <w:t>o aument</w:t>
      </w:r>
      <w:r w:rsidR="005E34B7" w:rsidRPr="0096167C">
        <w:t>o</w:t>
      </w:r>
      <w:r w:rsidR="000654F2" w:rsidRPr="0096167C">
        <w:t xml:space="preserve"> </w:t>
      </w:r>
      <w:r w:rsidR="005E34B7" w:rsidRPr="0096167C">
        <w:t>d</w:t>
      </w:r>
      <w:r w:rsidR="000654F2" w:rsidRPr="0096167C">
        <w:t xml:space="preserve">a partição dos dados </w:t>
      </w:r>
      <w:r w:rsidR="0018234C" w:rsidRPr="0096167C">
        <w:t>para o conjunto de treinamento</w:t>
      </w:r>
      <w:r w:rsidR="0085311F" w:rsidRPr="0096167C">
        <w:t xml:space="preserve">. </w:t>
      </w:r>
      <w:r w:rsidR="002359BE" w:rsidRPr="0096167C">
        <w:t>Q</w:t>
      </w:r>
      <w:r w:rsidR="0085311F" w:rsidRPr="0096167C">
        <w:t xml:space="preserve">uanto maior o conjunto de testes maior é o viés </w:t>
      </w:r>
      <w:r w:rsidR="00AD4103" w:rsidRPr="0096167C">
        <w:t xml:space="preserve"> </w:t>
      </w:r>
      <w:r w:rsidR="0085311F" w:rsidRPr="0096167C">
        <w:t xml:space="preserve">do classificador, por outro lado quanto menor o conjunto de treinamento </w:t>
      </w:r>
      <w:r w:rsidR="000514D3">
        <w:t xml:space="preserve">maior </w:t>
      </w:r>
      <w:r w:rsidR="0085311F" w:rsidRPr="0096167C">
        <w:t>é o intervalo de confiança</w:t>
      </w:r>
      <w:r w:rsidR="002359BE" w:rsidRPr="0096167C">
        <w:t xml:space="preserve"> </w:t>
      </w:r>
      <w:r w:rsidR="002359BE" w:rsidRPr="0096167C">
        <w:fldChar w:fldCharType="begin" w:fldLock="1"/>
      </w:r>
      <w:r w:rsidR="005F1737" w:rsidRPr="0096167C">
        <w:instrText>ADDIN CSL_CITATION { "citationItems" : [ { "id" : "ITEM-1", "itemData" : { "DOI" : "10.1067/mod.2000.109031", "ISBN" : "1-55860-363-8", "ISSN" : "10450823", "PMID" : "11029742", "abstract" : "We review accuracy estimation methods and compare the two most common methods crossvalidation and bootstrap Recent experimental results on artificial data and theoretical re cults m restricted settings have shown that for selecting a good classifier from a set of classifiers (model selection), ten-fold cross-validation may be better than the more expensive kap one-out cross-validation We report on a largescale experimentover half a million runs of C4 5 and aNaive-Bayes algorithmloestimale the effects of different parameters on these al gonthms on real-world datascts For crossvalidation we vary the number of folds and whether the folds arc stratified or not, for bootstrap, we vary the number of bootstrap samples Our results indicate that for real-word datasets similar to ours, The best method lo use for model selection is ten fold stratified cross validation even if computation power allows using more folds.", "author" : [ { "dropping-particle" : "", "family" : "Kohavi", "given" : "Ron", "non-dropping-particle" : "", "parse-names" : false, "suffix" : "" } ], "container-title" : "International Joint Conference on Artificial Intelligence", "id" : "ITEM-1", "issue" : "12", "issued" : { "date-parts" : [ [ "1995" ] ] }, "page" : "1137-1143", "title" : "A Study of Cross-Validation and Bootstrap for Accuracy Estimation and Model Selection", "type" : "article-journal", "volume" : "14" }, "uris" : [ "http://www.mendeley.com/documents/?uuid=c1b09333-366a-40ac-b172-906b0f6785cb" ] } ], "mendeley" : { "formattedCitation" : "(KOHAVI, 1995)", "plainTextFormattedCitation" : "(KOHAVI, 1995)", "previouslyFormattedCitation" : "(KOHAVI, 1995)" }, "properties" : { "noteIndex" : 0 }, "schema" : "https://github.com/citation-style-language/schema/raw/master/csl-citation.json" }</w:instrText>
      </w:r>
      <w:r w:rsidR="002359BE" w:rsidRPr="0096167C">
        <w:fldChar w:fldCharType="separate"/>
      </w:r>
      <w:r w:rsidR="002359BE" w:rsidRPr="0096167C">
        <w:rPr>
          <w:noProof/>
        </w:rPr>
        <w:t>(KOHAVI, 1995)</w:t>
      </w:r>
      <w:r w:rsidR="002359BE" w:rsidRPr="0096167C">
        <w:fldChar w:fldCharType="end"/>
      </w:r>
      <w:r w:rsidR="0085311F" w:rsidRPr="0096167C">
        <w:t>.</w:t>
      </w:r>
    </w:p>
    <w:p w14:paraId="1A61B9C2" w14:textId="77777777" w:rsidR="00DA6027" w:rsidRPr="0096167C" w:rsidRDefault="00DA6027" w:rsidP="00772DBE"/>
    <w:p w14:paraId="321FF8B5" w14:textId="77777777" w:rsidR="00502E89" w:rsidRPr="0096167C" w:rsidRDefault="00384D3A" w:rsidP="00502E89">
      <w:pPr>
        <w:pStyle w:val="Heading3"/>
      </w:pPr>
      <w:bookmarkStart w:id="89" w:name="_Toc304482879"/>
      <w:r w:rsidRPr="0096167C">
        <w:t>Validação</w:t>
      </w:r>
      <w:r w:rsidR="00D56167" w:rsidRPr="0096167C">
        <w:t xml:space="preserve"> Cruzada</w:t>
      </w:r>
      <w:bookmarkEnd w:id="89"/>
    </w:p>
    <w:p w14:paraId="0F94F832" w14:textId="77777777" w:rsidR="00C70CFF" w:rsidRPr="0096167C" w:rsidRDefault="00C70CFF" w:rsidP="000918F0">
      <w:pPr>
        <w:rPr>
          <w:i/>
        </w:rPr>
      </w:pPr>
    </w:p>
    <w:p w14:paraId="610251BB" w14:textId="7A3F58E0" w:rsidR="00462DED" w:rsidRPr="0096167C" w:rsidRDefault="00A60863" w:rsidP="00462DED">
      <w:pPr>
        <w:divId w:val="965544897"/>
      </w:pPr>
      <w:r w:rsidRPr="0096167C">
        <w:t xml:space="preserve">O processo de validação é utilizado durante o </w:t>
      </w:r>
      <w:r w:rsidR="00996EC2" w:rsidRPr="0096167C">
        <w:t xml:space="preserve">processo de </w:t>
      </w:r>
      <w:r w:rsidRPr="0096167C">
        <w:t>treinamento d</w:t>
      </w:r>
      <w:r w:rsidR="00996EC2" w:rsidRPr="0096167C">
        <w:t>e</w:t>
      </w:r>
      <w:r w:rsidRPr="0096167C">
        <w:t xml:space="preserve"> </w:t>
      </w:r>
      <w:r w:rsidR="00996EC2" w:rsidRPr="0096167C">
        <w:t xml:space="preserve">uma </w:t>
      </w:r>
      <w:r w:rsidRPr="0096167C">
        <w:t xml:space="preserve">rede neural </w:t>
      </w:r>
      <w:r w:rsidR="00157E6D" w:rsidRPr="0096167C">
        <w:t>ou de um método estatístico</w:t>
      </w:r>
      <w:r w:rsidR="00E44D72" w:rsidRPr="0096167C">
        <w:t>.</w:t>
      </w:r>
      <w:r w:rsidR="0033724E" w:rsidRPr="0096167C">
        <w:t xml:space="preserve"> </w:t>
      </w:r>
    </w:p>
    <w:p w14:paraId="31065C49" w14:textId="77777777" w:rsidR="0081542B" w:rsidRPr="0096167C" w:rsidRDefault="00DD757A" w:rsidP="0081542B">
      <w:pPr>
        <w:keepNext/>
        <w:jc w:val="center"/>
        <w:divId w:val="965544897"/>
      </w:pPr>
      <w:r w:rsidRPr="0096167C">
        <w:rPr>
          <w:noProof/>
          <w:lang w:val="en-US" w:eastAsia="en-US"/>
        </w:rPr>
        <w:lastRenderedPageBreak/>
        <w:drawing>
          <wp:inline distT="0" distB="0" distL="0" distR="0" wp14:anchorId="6F80E0C7" wp14:editId="3E3C3220">
            <wp:extent cx="4592955" cy="2924175"/>
            <wp:effectExtent l="0" t="0" r="0" b="0"/>
            <wp:docPr id="5" name="Afbeelding 5" descr="Cross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ross Validation"/>
                    <pic:cNvPicPr>
                      <a:picLocks noChangeAspect="1" noChangeArrowheads="1"/>
                    </pic:cNvPicPr>
                  </pic:nvPicPr>
                  <pic:blipFill>
                    <a:blip r:embed="rId22" cstate="print"/>
                    <a:srcRect/>
                    <a:stretch>
                      <a:fillRect/>
                    </a:stretch>
                  </pic:blipFill>
                  <pic:spPr bwMode="auto">
                    <a:xfrm>
                      <a:off x="0" y="0"/>
                      <a:ext cx="4592955" cy="2924175"/>
                    </a:xfrm>
                    <a:prstGeom prst="rect">
                      <a:avLst/>
                    </a:prstGeom>
                    <a:noFill/>
                    <a:ln w="9525">
                      <a:noFill/>
                      <a:miter lim="800000"/>
                      <a:headEnd/>
                      <a:tailEnd/>
                    </a:ln>
                  </pic:spPr>
                </pic:pic>
              </a:graphicData>
            </a:graphic>
          </wp:inline>
        </w:drawing>
      </w:r>
    </w:p>
    <w:p w14:paraId="5C0F1ED4" w14:textId="1B406FC8" w:rsidR="00D476A1" w:rsidRPr="0096167C" w:rsidRDefault="0096167C" w:rsidP="0081542B">
      <w:pPr>
        <w:pStyle w:val="Caption"/>
        <w:jc w:val="center"/>
        <w:divId w:val="965544897"/>
      </w:pPr>
      <w:bookmarkStart w:id="90" w:name="_Ref302144077"/>
      <w:bookmarkStart w:id="91" w:name="_Toc307490907"/>
      <w:r>
        <w:t>FIGURA</w:t>
      </w:r>
      <w:r w:rsidR="0081542B" w:rsidRPr="0096167C">
        <w:t xml:space="preserve"> </w:t>
      </w:r>
      <w:fldSimple w:instr=" SEQ Figure \* ARABIC ">
        <w:r w:rsidR="001063CA">
          <w:rPr>
            <w:noProof/>
          </w:rPr>
          <w:t>7</w:t>
        </w:r>
      </w:fldSimple>
      <w:bookmarkEnd w:id="90"/>
      <w:r w:rsidR="0081542B" w:rsidRPr="0096167C">
        <w:t xml:space="preserve"> - Representação gráfica da divisão dos grupos para treinamento e validação durante o processo de treinamento utilizando validação cruzada</w:t>
      </w:r>
      <w:r w:rsidR="004B33FF" w:rsidRPr="0096167C">
        <w:t xml:space="preserve">; o processo representado a cima usa o processo </w:t>
      </w:r>
      <w:r w:rsidR="003D1E6D" w:rsidRPr="005338C8">
        <w:rPr>
          <w:i/>
          <w:lang w:val="en-US"/>
        </w:rPr>
        <w:t>ten</w:t>
      </w:r>
      <w:r w:rsidR="004B33FF" w:rsidRPr="005338C8">
        <w:rPr>
          <w:i/>
          <w:lang w:val="en-US"/>
        </w:rPr>
        <w:t>-fold</w:t>
      </w:r>
      <w:r w:rsidR="004B33FF" w:rsidRPr="0096167C">
        <w:rPr>
          <w:i/>
        </w:rPr>
        <w:t xml:space="preserve"> </w:t>
      </w:r>
      <w:r w:rsidR="004B33FF" w:rsidRPr="0096167C">
        <w:t>de validação cruzada</w:t>
      </w:r>
      <w:r w:rsidR="003D1E6D" w:rsidRPr="0096167C">
        <w:t xml:space="preserve"> durante os primeiros 7 ciclos do treinamento</w:t>
      </w:r>
      <w:r w:rsidR="0081542B" w:rsidRPr="0096167C">
        <w:t>.</w:t>
      </w:r>
      <w:bookmarkEnd w:id="91"/>
    </w:p>
    <w:p w14:paraId="4B1EA1B4" w14:textId="77777777" w:rsidR="005E34B7" w:rsidRPr="0096167C" w:rsidRDefault="005E34B7" w:rsidP="00A51ACE">
      <w:pPr>
        <w:divId w:val="965544897"/>
      </w:pPr>
    </w:p>
    <w:p w14:paraId="712E4570" w14:textId="1D66A042" w:rsidR="00A71523" w:rsidRPr="0096167C" w:rsidRDefault="002D2E86" w:rsidP="00CD755C">
      <w:pPr>
        <w:divId w:val="965544897"/>
      </w:pPr>
      <w:r w:rsidRPr="005338C8">
        <w:rPr>
          <w:i/>
          <w:lang w:val="en-US"/>
        </w:rPr>
        <w:t>K-fold</w:t>
      </w:r>
      <w:r w:rsidRPr="0096167C">
        <w:t xml:space="preserve"> </w:t>
      </w:r>
      <w:r w:rsidR="008E7DE1" w:rsidRPr="0096167C">
        <w:t xml:space="preserve">é uma </w:t>
      </w:r>
      <w:r w:rsidR="00D16D78" w:rsidRPr="0096167C">
        <w:t>das</w:t>
      </w:r>
      <w:r w:rsidRPr="0096167C">
        <w:t xml:space="preserve"> </w:t>
      </w:r>
      <w:r w:rsidR="004B2033" w:rsidRPr="0096167C">
        <w:t>abordage</w:t>
      </w:r>
      <w:r w:rsidR="00AE77B6" w:rsidRPr="0096167C">
        <w:t>ns</w:t>
      </w:r>
      <w:r w:rsidR="00853324" w:rsidRPr="0096167C">
        <w:t xml:space="preserve"> de</w:t>
      </w:r>
      <w:r w:rsidRPr="0096167C">
        <w:t xml:space="preserve"> validação cruzada onde o </w:t>
      </w:r>
      <w:r w:rsidR="0042246E" w:rsidRPr="0096167C">
        <w:t xml:space="preserve">conjunto de dados </w:t>
      </w:r>
      <w:r w:rsidR="008F6747" w:rsidRPr="0096167C">
        <w:t>é dividido em K partes com tamanhos aproximados</w:t>
      </w:r>
      <w:r w:rsidR="00FD5626" w:rsidRPr="0096167C">
        <w:t xml:space="preserve"> onde </w:t>
      </w:r>
      <w:r w:rsidR="00754B53" w:rsidRPr="0096167C">
        <w:t xml:space="preserve">1 conjunto é utilizado para validação e </w:t>
      </w:r>
      <w:r w:rsidR="00FD5626" w:rsidRPr="0096167C">
        <w:t xml:space="preserve">K-1 partes são </w:t>
      </w:r>
      <w:r w:rsidR="00107908" w:rsidRPr="0096167C">
        <w:t xml:space="preserve">utilizadas durante o processo de </w:t>
      </w:r>
      <w:r w:rsidR="00AC681A" w:rsidRPr="0096167C">
        <w:t>treinamento</w:t>
      </w:r>
      <w:r w:rsidR="00107908" w:rsidRPr="0096167C">
        <w:t xml:space="preserve">; este procedimento então se repete até alcançar a condição de parada sempre selecionando os K-1 conjuntos de forma aleatória para cada ciclo do treinamento </w:t>
      </w:r>
      <w:r w:rsidR="00CD755C" w:rsidRPr="0096167C">
        <w:fldChar w:fldCharType="begin" w:fldLock="1"/>
      </w:r>
      <w:r w:rsidR="005F1737" w:rsidRPr="0096167C">
        <w:instrText>ADDIN CSL_CITATION { "citationItems" : [ { "id" : "ITEM-1", "itemData" : { "DOI" : "10.1067/mod.2000.109031", "ISBN" : "1-55860-363-8", "ISSN" : "10450823", "PMID" : "11029742", "abstract" : "We review accuracy estimation methods and compare the two most common methods crossvalidation and bootstrap Recent experimental results on artificial data and theoretical re cults m restricted settings have shown that for selecting a good classifier from a set of classifiers (model selection), ten-fold cross-validation may be better than the more expensive kap one-out cross-validation We report on a largescale experimentover half a million runs of C4 5 and aNaive-Bayes algorithmloestimale the effects of different parameters on these al gonthms on real-world datascts For crossvalidation we vary the number of folds and whether the folds arc stratified or not, for bootstrap, we vary the number of bootstrap samples Our results indicate that for real-word datasets similar to ours, The best method lo use for model selection is ten fold stratified cross validation even if computation power allows using more folds.", "author" : [ { "dropping-particle" : "", "family" : "Kohavi", "given" : "Ron", "non-dropping-particle" : "", "parse-names" : false, "suffix" : "" } ], "container-title" : "International Joint Conference on Artificial Intelligence", "id" : "ITEM-1", "issue" : "12", "issued" : { "date-parts" : [ [ "1995" ] ] }, "page" : "1137-1143", "title" : "A Study of Cross-Validation and Bootstrap for Accuracy Estimation and Model Selection", "type" : "article-journal", "volume" : "14" }, "uris" : [ "http://www.mendeley.com/documents/?uuid=c1b09333-366a-40ac-b172-906b0f6785cb" ] }, { "id" : "ITEM-2", "itemData" : { "DOI" : "10.1016/S0004-3702(99)00094-6", "ISSN" : "00043702", "abstract" : "The rapid development of new learning algorithms increases the need for improved accuracy estimation methods. Moreover, methods allowing the comparison of several different learning algorithms are important for the performance evaluation of new ones. In this paper we propose new accuracy estimation methods which are extensions of the k-fold cross-validation method. The methods proposed construct cross-validation folds deterministically instead of using the random sampling approach. The deterministic construction of folds is performed using unsupervised stratification by exploiting the distribution of instances in the instance space. Our methods are based either on the one-center approach or on clustering procedures. These methods attempt to construct more representative folds, therefore reducing the bias of the resulting estimator. At the same time, our methods allow direct comparisons between the performance of learning algorithms in different experiments, since no randomness is present. A simulation experiment examining the performance of the proposed methods is reported, depicting their behavior in a variety of situations. The new methods reduce mainly the bias of the estimator.", "author" : [ { "dropping-particle" : "", "family" : "Diamantidis", "given" : "N. a.", "non-dropping-particle" : "", "parse-names" : false, "suffix" : "" }, { "dropping-particle" : "", "family" : "Karlis", "given" : "D.", "non-dropping-particle" : "", "parse-names" : false, "suffix" : "" }, { "dropping-particle" : "", "family" : "Giakoumakis", "given" : "E. a.", "non-dropping-particle" : "", "parse-names" : false, "suffix" : "" } ], "container-title" : "Artificial Intelligence", "id" : "ITEM-2", "issue" : "1-2", "issued" : { "date-parts" : [ [ "2000" ] ] }, "page" : "1-16", "title" : "Unsupervised stratification of cross-validation for accuracy estimation", "type" : "article-journal", "volume" : "116" }, "uris" : [ "http://www.mendeley.com/documents/?uuid=865ba698-c13a-403d-909d-575b96977910" ] } ], "mendeley" : { "formattedCitation" : "(KOHAVI, 1995; DIAMANTIDIS et al., 2000)", "plainTextFormattedCitation" : "(KOHAVI, 1995; DIAMANTIDIS et al., 2000)", "previouslyFormattedCitation" : "(KOHAVI, 1995; DIAMANTIDIS et al., 2000)" }, "properties" : { "noteIndex" : 0 }, "schema" : "https://github.com/citation-style-language/schema/raw/master/csl-citation.json" }</w:instrText>
      </w:r>
      <w:r w:rsidR="00CD755C" w:rsidRPr="0096167C">
        <w:fldChar w:fldCharType="separate"/>
      </w:r>
      <w:r w:rsidR="00034965" w:rsidRPr="0096167C">
        <w:rPr>
          <w:noProof/>
        </w:rPr>
        <w:t>(KOHAVI, 1995; DIAMANTIDIS et al., 2000)</w:t>
      </w:r>
      <w:r w:rsidR="00CD755C" w:rsidRPr="0096167C">
        <w:fldChar w:fldCharType="end"/>
      </w:r>
      <w:r w:rsidR="00CD755C" w:rsidRPr="0096167C">
        <w:t>.</w:t>
      </w:r>
      <w:r w:rsidR="00D476A1" w:rsidRPr="0096167C">
        <w:t xml:space="preserve"> </w:t>
      </w:r>
      <w:r w:rsidR="00462DED" w:rsidRPr="0096167C">
        <w:t xml:space="preserve">Na </w:t>
      </w:r>
      <w:r w:rsidR="005E34B7" w:rsidRPr="0096167C">
        <w:fldChar w:fldCharType="begin"/>
      </w:r>
      <w:r w:rsidR="005E34B7" w:rsidRPr="0096167C">
        <w:instrText xml:space="preserve"> REF _Ref302144077 \h </w:instrText>
      </w:r>
      <w:r w:rsidR="005E34B7" w:rsidRPr="0096167C">
        <w:fldChar w:fldCharType="separate"/>
      </w:r>
      <w:r w:rsidR="00BF2EE7">
        <w:t>FIGURA</w:t>
      </w:r>
      <w:r w:rsidR="00BF2EE7" w:rsidRPr="0096167C">
        <w:t xml:space="preserve"> </w:t>
      </w:r>
      <w:r w:rsidR="00BF2EE7">
        <w:rPr>
          <w:noProof/>
        </w:rPr>
        <w:t>8</w:t>
      </w:r>
      <w:r w:rsidR="005E34B7" w:rsidRPr="0096167C">
        <w:fldChar w:fldCharType="end"/>
      </w:r>
      <w:r w:rsidR="005E34B7" w:rsidRPr="0096167C">
        <w:t xml:space="preserve"> </w:t>
      </w:r>
      <w:r w:rsidR="00462DED" w:rsidRPr="0096167C">
        <w:t>é possível ter uma ideia visual do funcionamento da validação cruzada</w:t>
      </w:r>
      <w:r w:rsidR="00BA54D2" w:rsidRPr="0096167C">
        <w:t xml:space="preserve"> durante os 7 primeiros ciclos de treinamento de um modelo supervisionado,</w:t>
      </w:r>
      <w:r w:rsidR="00462DED" w:rsidRPr="0096167C">
        <w:t xml:space="preserve"> utilizando o numero de </w:t>
      </w:r>
      <w:r w:rsidR="00462DED" w:rsidRPr="005338C8">
        <w:rPr>
          <w:i/>
          <w:lang w:val="en-US"/>
        </w:rPr>
        <w:t>folds</w:t>
      </w:r>
      <w:r w:rsidR="00462DED" w:rsidRPr="0096167C">
        <w:t xml:space="preserve"> K igual a 10</w:t>
      </w:r>
      <w:r w:rsidR="00BA54D2" w:rsidRPr="0096167C">
        <w:t>;</w:t>
      </w:r>
      <w:r w:rsidR="00462DED" w:rsidRPr="0096167C">
        <w:t xml:space="preserve"> método conhecido como de </w:t>
      </w:r>
      <w:r w:rsidR="00462DED" w:rsidRPr="005338C8">
        <w:rPr>
          <w:i/>
          <w:lang w:val="en-US"/>
        </w:rPr>
        <w:t>ten-fold</w:t>
      </w:r>
      <w:r w:rsidR="00A639DC" w:rsidRPr="00C46B1C">
        <w:rPr>
          <w:i/>
          <w:lang w:val="en-US"/>
        </w:rPr>
        <w:t xml:space="preserve"> cross validation</w:t>
      </w:r>
      <w:r w:rsidR="00642874" w:rsidRPr="0096167C">
        <w:t>.</w:t>
      </w:r>
      <w:r w:rsidR="00371DE7" w:rsidRPr="0096167C">
        <w:t xml:space="preserve"> </w:t>
      </w:r>
      <w:r w:rsidR="007A4CB1">
        <w:t xml:space="preserve">Somente após a execução dessas etapas </w:t>
      </w:r>
      <w:r w:rsidR="00C95C15">
        <w:t xml:space="preserve">a real performance </w:t>
      </w:r>
      <w:r w:rsidR="007A4CB1">
        <w:t>pode ser mensurada</w:t>
      </w:r>
      <w:r w:rsidR="00C95C15">
        <w:t>, sempre</w:t>
      </w:r>
      <w:r w:rsidR="007A4CB1">
        <w:t xml:space="preserve"> utilizando um conjunto isolado para validação dos parâmetros</w:t>
      </w:r>
      <w:r w:rsidR="00C95C15">
        <w:t xml:space="preserve"> </w:t>
      </w:r>
      <w:r w:rsidR="00255115">
        <w:t xml:space="preserve">configurados </w:t>
      </w:r>
      <w:r w:rsidR="00FB0A6E">
        <w:t>n</w:t>
      </w:r>
      <w:r w:rsidR="00C95C15">
        <w:t>o</w:t>
      </w:r>
      <w:r w:rsidR="00BB43C4">
        <w:t xml:space="preserve"> algoritmo</w:t>
      </w:r>
      <w:r w:rsidR="00C95C15">
        <w:t xml:space="preserve"> classificador</w:t>
      </w:r>
      <w:r w:rsidR="007A4CB1">
        <w:t>.</w:t>
      </w:r>
    </w:p>
    <w:p w14:paraId="172ACBBB" w14:textId="77777777" w:rsidR="00B77AA6" w:rsidRPr="0096167C" w:rsidRDefault="00B77AA6" w:rsidP="0056432E">
      <w:pPr>
        <w:ind w:left="11"/>
      </w:pPr>
    </w:p>
    <w:p w14:paraId="5FD68A17" w14:textId="77777777" w:rsidR="00D97ABB" w:rsidRPr="0096167C" w:rsidRDefault="00CA2424" w:rsidP="00D97ABB">
      <w:pPr>
        <w:pStyle w:val="Heading3"/>
      </w:pPr>
      <w:bookmarkStart w:id="92" w:name="_Toc304482880"/>
      <w:r w:rsidRPr="0096167C">
        <w:t>Algoritmo Genético</w:t>
      </w:r>
      <w:bookmarkEnd w:id="92"/>
    </w:p>
    <w:p w14:paraId="447C874C" w14:textId="61439A0A" w:rsidR="00D3192F" w:rsidRPr="0096167C" w:rsidRDefault="009D7BB9" w:rsidP="00D3192F">
      <w:r w:rsidRPr="0096167C">
        <w:t xml:space="preserve">Inspirados na natureza, </w:t>
      </w:r>
      <w:r w:rsidR="00461123">
        <w:t>inspirado</w:t>
      </w:r>
      <w:r w:rsidRPr="0096167C">
        <w:t xml:space="preserve"> </w:t>
      </w:r>
      <w:r w:rsidR="00461123">
        <w:t>n</w:t>
      </w:r>
      <w:r w:rsidRPr="0096167C">
        <w:t>os conceitos da genética, os algoritmos genéticos foram criados para tentar resolver problemas com características não lineares</w:t>
      </w:r>
      <w:r w:rsidR="00EB218F" w:rsidRPr="0096167C">
        <w:t xml:space="preserve"> </w:t>
      </w:r>
      <w:r w:rsidR="00EB218F" w:rsidRPr="0096167C">
        <w:fldChar w:fldCharType="begin" w:fldLock="1"/>
      </w:r>
      <w:r w:rsidR="00DD3C16">
        <w:instrText>ADDIN CSL_CITATION { "citationItems" : [ { "id" : "ITEM-1", "itemData" : { "DOI" : "10.1023/A:1022602019183", "ISBN" : "0885-6125", "ISSN" : "1573-0565", "abstract" : "Guest editorial", "author" : [ { "dropping-particle" : "", "family" : "Goldberg", "given" : "David", "non-dropping-particle" : "", "parse-names" : false, "suffix" : "" }, { "dropping-particle" : "", "family" : "Holland", "given" : "John", "non-dropping-particle" : "", "parse-names" : false, "suffix" : "" } ], "container-title" : "Machine Learning", "id" : "ITEM-1", "issued" : { "date-parts" : [ [ "1988" ] ] }, "page" : "95-99", "title" : "Genetic Algorithms and Machine Learning", "type" : "article-journal", "volume" : "3" }, "uris" : [ "http://www.mendeley.com/documents/?uuid=865b92b4-35dc-4ed9-bf4e-ebe0dc3717f0" ] } ], "mendeley" : { "formattedCitation" : "(GOLDBERG; HOLLAND, 1988)", "manualFormatting" : "(GOLDBERG, 1988)", "plainTextFormattedCitation" : "(GOLDBERG; HOLLAND, 1988)", "previouslyFormattedCitation" : "(GOLDBERG; HOLLAND, 1988)" }, "properties" : { "noteIndex" : 0 }, "schema" : "https://github.com/citation-style-language/schema/raw/master/csl-citation.json" }</w:instrText>
      </w:r>
      <w:r w:rsidR="00EB218F" w:rsidRPr="0096167C">
        <w:fldChar w:fldCharType="separate"/>
      </w:r>
      <w:r w:rsidR="00034965" w:rsidRPr="0096167C">
        <w:rPr>
          <w:noProof/>
        </w:rPr>
        <w:t>(GOLDBERG, 1988)</w:t>
      </w:r>
      <w:r w:rsidR="00EB218F" w:rsidRPr="0096167C">
        <w:fldChar w:fldCharType="end"/>
      </w:r>
      <w:r w:rsidR="005472E1" w:rsidRPr="0096167C">
        <w:t>.</w:t>
      </w:r>
      <w:r w:rsidR="00D3192F" w:rsidRPr="0096167C">
        <w:t xml:space="preserve"> Algoritmos genéticos são procedimentos adaptativos de geração e teste inspirados nos princípios de população genética </w:t>
      </w:r>
      <w:r w:rsidR="00D3192F" w:rsidRPr="0096167C">
        <w:fldChar w:fldCharType="begin" w:fldLock="1"/>
      </w:r>
      <w:r w:rsidR="00DD3C16">
        <w:instrText>ADDIN CSL_CITATION { "citationItems" : [ { "id" : "ITEM-1", "itemData" : { "DOI" : "10.1007/BF00113893", "ISSN" : "0885-6125", "PMID" : "11723920", "author" : [ { "dropping-particle" : "", "family" : "Fitzpatrick", "given" : "Jm", "non-dropping-particle" : "", "parse-names" : false, "suffix" : "" }, { "dropping-particle" : "", "family" : "Grefenstette", "given" : "Jj", "non-dropping-particle" : "", "parse-names" : false, "suffix" : "" } ], "container-title" : "Machine learning", "id" : "ITEM-1", "issue" : "2-3", "issued" : { "date-parts" : [ [ "1988" ] ] }, "page" : "101-120", "title" : "Genetic algorithms in noisy environments", "type" : "article-journal", "volume" : "3" }, "uris" : [ "http://www.mendeley.com/documents/?uuid=17900e88-d0b2-4514-afb4-1bbc2aa9753d" ] } ], "mendeley" : { "formattedCitation" : "(FITZPATRICK; GREFENSTETTE, 1988)", "manualFormatting" : "(FITZPATRICK, 1988)", "plainTextFormattedCitation" : "(FITZPATRICK; GREFENSTETTE, 1988)", "previouslyFormattedCitation" : "(FITZPATRICK; GREFENSTETTE, 1988)" }, "properties" : { "noteIndex" : 0 }, "schema" : "https://github.com/citation-style-language/schema/raw/master/csl-citation.json" }</w:instrText>
      </w:r>
      <w:r w:rsidR="00D3192F" w:rsidRPr="0096167C">
        <w:fldChar w:fldCharType="separate"/>
      </w:r>
      <w:r w:rsidR="00034965" w:rsidRPr="0096167C">
        <w:rPr>
          <w:noProof/>
        </w:rPr>
        <w:t>(FITZPATRICK, 1988)</w:t>
      </w:r>
      <w:r w:rsidR="00D3192F" w:rsidRPr="0096167C">
        <w:fldChar w:fldCharType="end"/>
      </w:r>
      <w:r w:rsidR="008454A5" w:rsidRPr="0096167C">
        <w:t xml:space="preserve">. </w:t>
      </w:r>
      <w:r w:rsidR="00FC28A5" w:rsidRPr="0096167C">
        <w:t>A</w:t>
      </w:r>
      <w:r w:rsidR="00EB2806" w:rsidRPr="0096167C">
        <w:t>lgoritmos genéticos t</w:t>
      </w:r>
      <w:r w:rsidR="00FC28A5" w:rsidRPr="0096167C">
        <w:t>e</w:t>
      </w:r>
      <w:r w:rsidR="00EB2806" w:rsidRPr="0096167C">
        <w:t xml:space="preserve">m sido utilizado </w:t>
      </w:r>
      <w:r w:rsidR="009573D9" w:rsidRPr="0096167C">
        <w:t xml:space="preserve">nas </w:t>
      </w:r>
      <w:r w:rsidR="005E34B7" w:rsidRPr="0096167C">
        <w:t xml:space="preserve">últimas </w:t>
      </w:r>
      <w:r w:rsidR="009573D9" w:rsidRPr="0096167C">
        <w:t xml:space="preserve">décadas </w:t>
      </w:r>
      <w:r w:rsidR="00EB2806" w:rsidRPr="0096167C">
        <w:t xml:space="preserve">com sucesso em diversos problemas </w:t>
      </w:r>
      <w:r w:rsidR="005E34B7" w:rsidRPr="0096167C">
        <w:t>n</w:t>
      </w:r>
      <w:r w:rsidR="0013691E" w:rsidRPr="0096167C">
        <w:t xml:space="preserve">o campo de </w:t>
      </w:r>
      <w:r w:rsidR="00EB2806" w:rsidRPr="0096167C">
        <w:t>negócios</w:t>
      </w:r>
      <w:r w:rsidR="009573D9" w:rsidRPr="0096167C">
        <w:t>,</w:t>
      </w:r>
      <w:r w:rsidR="00224385" w:rsidRPr="0096167C">
        <w:t xml:space="preserve"> </w:t>
      </w:r>
      <w:r w:rsidR="009573D9" w:rsidRPr="0096167C">
        <w:t>engenharia e ciência</w:t>
      </w:r>
      <w:r w:rsidR="00F66CFE" w:rsidRPr="0096167C">
        <w:t>, este sucesso se atribui à simplicidade de uso e vasta aplicabilidade</w:t>
      </w:r>
      <w:r w:rsidR="007B24F9" w:rsidRPr="0096167C">
        <w:t xml:space="preserve"> </w:t>
      </w:r>
      <w:r w:rsidR="005F1737" w:rsidRPr="0096167C">
        <w:fldChar w:fldCharType="begin" w:fldLock="1"/>
      </w:r>
      <w:r w:rsidR="00DD3C16">
        <w:instrText>ADDIN CSL_CITATION { "citationItems" : [ { "id" : "ITEM-1", "itemData" : { "DOI" : "10.1016/B978-0-12-409545-8.00005-4", "author" : [ { "dropping-particle" : "", "family" : "Pelikan", "given" : "Martin.", "non-dropping-particle" : "", "parse-names" : false, "suffix" : "" } ], "container-title" : "Wiley Encyclopedia of Operations Research and Management Science", "id" : "ITEM-1", "issue" : "2010007", "issued" : { "date-parts" : [ [ "2010" ] ] }, "title" : "Genetic Algorithms", "type" : "article-journal" }, "uris" : [ "http://www.mendeley.com/documents/?uuid=242cd8b0-2bda-44f7-838e-936c2eca4c33" ] } ], "mendeley" : { "formattedCitation" : "(PELIKAN, 2010)", "manualFormatting" : "(PELIKAN, 2010)", "plainTextFormattedCitation" : "(PELIKAN, 2010)", "previouslyFormattedCitation" : "(PELIKAN, 2010)" }, "properties" : { "noteIndex" : 0 }, "schema" : "https://github.com/citation-style-language/schema/raw/master/csl-citation.json" }</w:instrText>
      </w:r>
      <w:r w:rsidR="005F1737" w:rsidRPr="0096167C">
        <w:fldChar w:fldCharType="separate"/>
      </w:r>
      <w:r w:rsidR="005F1737" w:rsidRPr="0096167C">
        <w:rPr>
          <w:noProof/>
        </w:rPr>
        <w:t>(PELIKAN</w:t>
      </w:r>
      <w:r w:rsidR="00DF2374" w:rsidRPr="0096167C">
        <w:rPr>
          <w:noProof/>
        </w:rPr>
        <w:t>,</w:t>
      </w:r>
      <w:r w:rsidR="005F1737" w:rsidRPr="0096167C">
        <w:rPr>
          <w:noProof/>
        </w:rPr>
        <w:t xml:space="preserve"> 2010)</w:t>
      </w:r>
      <w:r w:rsidR="005F1737" w:rsidRPr="0096167C">
        <w:fldChar w:fldCharType="end"/>
      </w:r>
      <w:r w:rsidR="005F1737" w:rsidRPr="0096167C">
        <w:t>;</w:t>
      </w:r>
    </w:p>
    <w:p w14:paraId="785F3A82" w14:textId="77777777" w:rsidR="000C36CD" w:rsidRPr="0096167C" w:rsidRDefault="000C36CD" w:rsidP="00D3192F">
      <w:r w:rsidRPr="0096167C">
        <w:t xml:space="preserve">Também conhecido como algoritmos evolutivos os algoritmos genéticos adotam conceitos da genética para “evoluir” </w:t>
      </w:r>
      <w:r w:rsidR="00EA137D" w:rsidRPr="0096167C">
        <w:t xml:space="preserve">uma solução até que ela se encaixe </w:t>
      </w:r>
      <w:r w:rsidR="0008430D" w:rsidRPr="0096167C">
        <w:t>da melhor forma no ambiente proposto</w:t>
      </w:r>
      <w:r w:rsidRPr="0096167C">
        <w:t>.</w:t>
      </w:r>
    </w:p>
    <w:p w14:paraId="78548D80" w14:textId="47B4EFE9" w:rsidR="00043D62" w:rsidRPr="0096167C" w:rsidRDefault="00BE7886" w:rsidP="00CA2424">
      <w:r w:rsidRPr="0096167C">
        <w:t>Em uma população cada indivíduo representa uma solução possí</w:t>
      </w:r>
      <w:r w:rsidR="00B5076C" w:rsidRPr="0096167C">
        <w:t xml:space="preserve">vel, estas sendo boas ou ruins; estes indivíduos, também </w:t>
      </w:r>
      <w:r w:rsidR="006B6476" w:rsidRPr="0096167C">
        <w:t xml:space="preserve">chamados de </w:t>
      </w:r>
      <w:r w:rsidR="00D8463B" w:rsidRPr="0096167C">
        <w:t>cromossomos,</w:t>
      </w:r>
      <w:r w:rsidR="0030603B" w:rsidRPr="0096167C">
        <w:t xml:space="preserve"> </w:t>
      </w:r>
      <w:r w:rsidR="00B5076C" w:rsidRPr="0096167C">
        <w:t xml:space="preserve">são </w:t>
      </w:r>
      <w:r w:rsidR="00F57E56" w:rsidRPr="0096167C">
        <w:t>gerad</w:t>
      </w:r>
      <w:r w:rsidR="0030603B" w:rsidRPr="0096167C">
        <w:t>as</w:t>
      </w:r>
      <w:r w:rsidR="00F57E56" w:rsidRPr="0096167C">
        <w:t xml:space="preserve"> </w:t>
      </w:r>
      <w:r w:rsidR="00F454B2" w:rsidRPr="0096167C">
        <w:t>aleatoriamente</w:t>
      </w:r>
      <w:r w:rsidR="005472E1" w:rsidRPr="0096167C">
        <w:t xml:space="preserve"> </w:t>
      </w:r>
      <w:r w:rsidR="00043D62" w:rsidRPr="0096167C">
        <w:t xml:space="preserve">durante o processo de inicialização do algoritmo genético </w:t>
      </w:r>
      <w:r w:rsidR="00043D62" w:rsidRPr="0096167C">
        <w:fldChar w:fldCharType="begin" w:fldLock="1"/>
      </w:r>
      <w:r w:rsidR="00DD3C16">
        <w:instrText>ADDIN CSL_CITATION { "citationItems" : [ { "id" : "ITEM-1", "itemData" : { "DOI" : "10.1007/BF00113893", "ISSN" : "0885-6125", "PMID" : "11723920", "author" : [ { "dropping-particle" : "", "family" : "Fitzpatrick", "given" : "Jm", "non-dropping-particle" : "", "parse-names" : false, "suffix" : "" }, { "dropping-particle" : "", "family" : "Grefenstette", "given" : "Jj", "non-dropping-particle" : "", "parse-names" : false, "suffix" : "" } ], "container-title" : "Machine learning", "id" : "ITEM-1", "issue" : "2-3", "issued" : { "date-parts" : [ [ "1988" ] ] }, "page" : "101-120", "title" : "Genetic algorithms in noisy environments", "type" : "article-journal", "volume" : "3" }, "uris" : [ "http://www.mendeley.com/documents/?uuid=17900e88-d0b2-4514-afb4-1bbc2aa9753d" ] } ], "mendeley" : { "formattedCitation" : "(FITZPATRICK; GREFENSTETTE, 1988)", "manualFormatting" : "(FITZPATRICK, 1988)", "plainTextFormattedCitation" : "(FITZPATRICK; GREFENSTETTE, 1988)", "previouslyFormattedCitation" : "(FITZPATRICK; GREFENSTETTE, 1988)" }, "properties" : { "noteIndex" : 0 }, "schema" : "https://github.com/citation-style-language/schema/raw/master/csl-citation.json" }</w:instrText>
      </w:r>
      <w:r w:rsidR="00043D62" w:rsidRPr="0096167C">
        <w:fldChar w:fldCharType="separate"/>
      </w:r>
      <w:r w:rsidR="00034965" w:rsidRPr="0096167C">
        <w:rPr>
          <w:noProof/>
        </w:rPr>
        <w:t>(FITZPATRICK, 1988)</w:t>
      </w:r>
      <w:r w:rsidR="00043D62" w:rsidRPr="0096167C">
        <w:fldChar w:fldCharType="end"/>
      </w:r>
      <w:r w:rsidR="00043D62" w:rsidRPr="0096167C">
        <w:t xml:space="preserve">. </w:t>
      </w:r>
    </w:p>
    <w:p w14:paraId="0DCD5BF2" w14:textId="27B76AEF" w:rsidR="000003E8" w:rsidRDefault="00043D62" w:rsidP="00CA2424">
      <w:r w:rsidRPr="0096167C">
        <w:t>A evolução das soluções possíveis</w:t>
      </w:r>
      <w:r w:rsidR="00335FFA" w:rsidRPr="0096167C">
        <w:t xml:space="preserve"> acontece durante a execução do algoritmo genético</w:t>
      </w:r>
      <w:r w:rsidR="00ED60E6" w:rsidRPr="0096167C">
        <w:t xml:space="preserve"> através da aplicação de</w:t>
      </w:r>
      <w:r w:rsidR="00397590" w:rsidRPr="0096167C">
        <w:t xml:space="preserve"> operadores genéticos</w:t>
      </w:r>
      <w:r w:rsidR="003D4F26">
        <w:t xml:space="preserve"> (</w:t>
      </w:r>
      <w:r w:rsidR="003D4F26">
        <w:fldChar w:fldCharType="begin"/>
      </w:r>
      <w:r w:rsidR="003D4F26">
        <w:instrText xml:space="preserve"> REF _Ref307038536 \h </w:instrText>
      </w:r>
      <w:r w:rsidR="003D4F26">
        <w:fldChar w:fldCharType="separate"/>
      </w:r>
      <w:r w:rsidR="00BF2EE7">
        <w:t xml:space="preserve">FIGURA </w:t>
      </w:r>
      <w:r w:rsidR="00BF2EE7">
        <w:rPr>
          <w:noProof/>
        </w:rPr>
        <w:t>9</w:t>
      </w:r>
      <w:r w:rsidR="003D4F26">
        <w:fldChar w:fldCharType="end"/>
      </w:r>
      <w:r w:rsidR="003D4F26">
        <w:t>)</w:t>
      </w:r>
      <w:r w:rsidR="00444EDD" w:rsidRPr="0096167C">
        <w:t xml:space="preserve"> de</w:t>
      </w:r>
      <w:r w:rsidR="00397590" w:rsidRPr="0096167C">
        <w:t xml:space="preserve"> seleção</w:t>
      </w:r>
      <w:r w:rsidR="00510503" w:rsidRPr="0096167C">
        <w:t xml:space="preserve"> dos melhores</w:t>
      </w:r>
      <w:r w:rsidR="00946A17">
        <w:t xml:space="preserve"> indivíduos</w:t>
      </w:r>
      <w:r w:rsidR="00397590" w:rsidRPr="0096167C">
        <w:t xml:space="preserve">, </w:t>
      </w:r>
      <w:r w:rsidR="00237F58" w:rsidRPr="0096167C">
        <w:rPr>
          <w:i/>
        </w:rPr>
        <w:t>crossover</w:t>
      </w:r>
      <w:r w:rsidR="00532D1B" w:rsidRPr="0096167C">
        <w:t xml:space="preserve"> e mutação</w:t>
      </w:r>
      <w:r w:rsidR="004C1874" w:rsidRPr="0096167C">
        <w:t xml:space="preserve"> com o objetivo de </w:t>
      </w:r>
      <w:r w:rsidR="00996AB3" w:rsidRPr="0096167C">
        <w:t>que a próxima</w:t>
      </w:r>
      <w:r w:rsidR="004C1874" w:rsidRPr="0096167C">
        <w:t xml:space="preserve"> geração </w:t>
      </w:r>
      <w:r w:rsidR="00996AB3" w:rsidRPr="0096167C">
        <w:t xml:space="preserve">seja </w:t>
      </w:r>
      <w:r w:rsidR="001F7677" w:rsidRPr="0096167C">
        <w:lastRenderedPageBreak/>
        <w:t>mais adaptados à função fitness</w:t>
      </w:r>
      <w:r w:rsidR="00713492" w:rsidRPr="0096167C">
        <w:t>.</w:t>
      </w:r>
      <w:r w:rsidR="00532D1B" w:rsidRPr="0096167C">
        <w:t xml:space="preserve"> </w:t>
      </w:r>
      <w:r w:rsidR="009269B2">
        <w:t>A função fitness é o coração do algoritmo genético; é por ela que todos os indivíduos passarão para receber uma pontuação</w:t>
      </w:r>
      <w:r w:rsidR="002A20B7">
        <w:t xml:space="preserve"> avaliando suas “características”.</w:t>
      </w:r>
    </w:p>
    <w:p w14:paraId="20D9A87D" w14:textId="77777777" w:rsidR="00CC3BE3" w:rsidRDefault="00CC3BE3" w:rsidP="00CA2424"/>
    <w:p w14:paraId="14059E5F" w14:textId="7ECEBCA8" w:rsidR="00CC3BE3" w:rsidRDefault="00360CD5" w:rsidP="00CC3BE3">
      <w:pPr>
        <w:keepNext/>
      </w:pPr>
      <w:r>
        <w:rPr>
          <w:noProof/>
          <w:lang w:val="en-US" w:eastAsia="en-US"/>
        </w:rPr>
        <w:drawing>
          <wp:inline distT="0" distB="0" distL="0" distR="0" wp14:anchorId="03D69CCA" wp14:editId="6543C17C">
            <wp:extent cx="5283002" cy="4001061"/>
            <wp:effectExtent l="0" t="0" r="0" b="12700"/>
            <wp:docPr id="31" name="Picture 8" descr="Macintosh HD:Users:calebebrim:Documents:Kit de Entrega:Imagens:GeneticAlgorithmSte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cintosh HD:Users:calebebrim:Documents:Kit de Entrega:Imagens:GeneticAlgorithmSteps.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83815" cy="4001677"/>
                    </a:xfrm>
                    <a:prstGeom prst="rect">
                      <a:avLst/>
                    </a:prstGeom>
                    <a:noFill/>
                    <a:ln>
                      <a:noFill/>
                    </a:ln>
                  </pic:spPr>
                </pic:pic>
              </a:graphicData>
            </a:graphic>
          </wp:inline>
        </w:drawing>
      </w:r>
    </w:p>
    <w:p w14:paraId="39612ED9" w14:textId="42ED66FC" w:rsidR="006856A1" w:rsidRDefault="00CC3BE3" w:rsidP="00CC3BE3">
      <w:pPr>
        <w:pStyle w:val="Caption"/>
      </w:pPr>
      <w:bookmarkStart w:id="93" w:name="_Ref307038536"/>
      <w:bookmarkStart w:id="94" w:name="_Toc307490908"/>
      <w:r>
        <w:t xml:space="preserve">FIGURA </w:t>
      </w:r>
      <w:fldSimple w:instr=" SEQ Figure \* ARABIC ">
        <w:r w:rsidR="001063CA">
          <w:rPr>
            <w:noProof/>
          </w:rPr>
          <w:t>8</w:t>
        </w:r>
      </w:fldSimple>
      <w:bookmarkEnd w:id="93"/>
      <w:r>
        <w:t xml:space="preserve"> </w:t>
      </w:r>
      <w:r w:rsidR="00BD26C8">
        <w:t>–</w:t>
      </w:r>
      <w:r>
        <w:t xml:space="preserve"> </w:t>
      </w:r>
      <w:r w:rsidR="00BD26C8">
        <w:t>Esquema resumido dos principais passos durante a execução de um algoritmo genético.</w:t>
      </w:r>
      <w:bookmarkEnd w:id="94"/>
      <w:r>
        <w:t xml:space="preserve"> </w:t>
      </w:r>
    </w:p>
    <w:p w14:paraId="71EBFC1B" w14:textId="193205AF" w:rsidR="009269B2" w:rsidRPr="009269B2" w:rsidRDefault="00E279AC" w:rsidP="009269B2">
      <w:r>
        <w:t>Após receber avaliar todos os indivíduos o algoritmo genético executa o primeiro operador</w:t>
      </w:r>
      <w:r w:rsidR="001E3603">
        <w:t>, a seleção. O processo de seleção depende de uma configuração prévia especificando como será realizada a escolha dos melhores ind</w:t>
      </w:r>
      <w:r w:rsidR="00E836DE">
        <w:t>ivíduos para a próxima geração.</w:t>
      </w:r>
      <w:r w:rsidR="00360CD5">
        <w:t xml:space="preserve"> A partir da seleção dos melhores indivíduos os operadores de </w:t>
      </w:r>
      <w:r w:rsidR="00360CD5" w:rsidRPr="005338C8">
        <w:rPr>
          <w:i/>
          <w:lang w:val="en-US"/>
        </w:rPr>
        <w:t>crossover</w:t>
      </w:r>
      <w:r w:rsidR="00360CD5">
        <w:t xml:space="preserve"> e mutação preparam os indivíduos</w:t>
      </w:r>
      <w:r w:rsidR="0017265A">
        <w:t xml:space="preserve"> para</w:t>
      </w:r>
      <w:r w:rsidR="00360CD5">
        <w:t xml:space="preserve"> próxima geração</w:t>
      </w:r>
      <w:r w:rsidR="00042CBD">
        <w:t>.</w:t>
      </w:r>
      <w:r w:rsidR="00360CD5">
        <w:t xml:space="preserve"> </w:t>
      </w:r>
    </w:p>
    <w:p w14:paraId="7CF1980C" w14:textId="7F734922" w:rsidR="00F2617B" w:rsidRPr="0096167C" w:rsidRDefault="00237F58" w:rsidP="00F2617B">
      <w:r w:rsidRPr="0096167C">
        <w:t xml:space="preserve">O </w:t>
      </w:r>
      <w:r w:rsidRPr="0096167C">
        <w:rPr>
          <w:i/>
        </w:rPr>
        <w:t>crossover</w:t>
      </w:r>
      <w:r w:rsidRPr="0096167C">
        <w:t xml:space="preserve"> é o operador mais importante executado durante o processo de evoluçã</w:t>
      </w:r>
      <w:r w:rsidR="00FD4F60" w:rsidRPr="0096167C">
        <w:t>o</w:t>
      </w:r>
      <w:r w:rsidR="002E6AB4" w:rsidRPr="0096167C">
        <w:t xml:space="preserve"> por que ele seleciona e </w:t>
      </w:r>
      <w:r w:rsidR="001A7606" w:rsidRPr="0096167C">
        <w:t>realiza o cruzamento entre dois cromossomos da mesma geração com o objetivo de gerar dois outros cromossomos dife</w:t>
      </w:r>
      <w:r w:rsidR="001E4849" w:rsidRPr="0096167C">
        <w:t>rentes dos cromossomos originais</w:t>
      </w:r>
      <w:r w:rsidR="005E34B7" w:rsidRPr="0096167C">
        <w:t xml:space="preserve"> </w:t>
      </w:r>
      <w:r w:rsidR="00E60797" w:rsidRPr="0096167C">
        <w:fldChar w:fldCharType="begin" w:fldLock="1"/>
      </w:r>
      <w:r w:rsidR="00DD3C16">
        <w:instrText>ADDIN CSL_CITATION { "citationItems" : [ { "id" : "ITEM-1", "itemData" : { "DOI" : "10.1007/BF00113893", "ISSN" : "0885-6125", "PMID" : "11723920", "author" : [ { "dropping-particle" : "", "family" : "Fitzpatrick", "given" : "Jm", "non-dropping-particle" : "", "parse-names" : false, "suffix" : "" }, { "dropping-particle" : "", "family" : "Grefenstette", "given" : "Jj", "non-dropping-particle" : "", "parse-names" : false, "suffix" : "" } ], "container-title" : "Machine learning", "id" : "ITEM-1", "issue" : "2-3", "issued" : { "date-parts" : [ [ "1988" ] ] }, "page" : "101-120", "title" : "Genetic algorithms in noisy environments", "type" : "article-journal", "volume" : "3" }, "uris" : [ "http://www.mendeley.com/documents/?uuid=17900e88-d0b2-4514-afb4-1bbc2aa9753d" ] } ], "mendeley" : { "formattedCitation" : "(FITZPATRICK; GREFENSTETTE, 1988)", "manualFormatting" : "(FITZPATRICK, 1988)", "plainTextFormattedCitation" : "(FITZPATRICK; GREFENSTETTE, 1988)", "previouslyFormattedCitation" : "(FITZPATRICK; GREFENSTETTE, 1988)" }, "properties" : { "noteIndex" : 0 }, "schema" : "https://github.com/citation-style-language/schema/raw/master/csl-citation.json" }</w:instrText>
      </w:r>
      <w:r w:rsidR="00E60797" w:rsidRPr="0096167C">
        <w:fldChar w:fldCharType="separate"/>
      </w:r>
      <w:r w:rsidR="00034965" w:rsidRPr="0096167C">
        <w:rPr>
          <w:noProof/>
        </w:rPr>
        <w:t>(FITZPATRICK, 1988)</w:t>
      </w:r>
      <w:r w:rsidR="00E60797" w:rsidRPr="0096167C">
        <w:fldChar w:fldCharType="end"/>
      </w:r>
      <w:r w:rsidR="008B1D34" w:rsidRPr="0096167C">
        <w:t>.</w:t>
      </w:r>
      <w:r w:rsidR="00F2617B" w:rsidRPr="00F2617B">
        <w:t xml:space="preserve"> </w:t>
      </w:r>
      <w:r w:rsidR="00F2617B" w:rsidRPr="0096167C">
        <w:t xml:space="preserve">O propósito do </w:t>
      </w:r>
      <w:r w:rsidR="00F2617B" w:rsidRPr="0096167C">
        <w:rPr>
          <w:i/>
        </w:rPr>
        <w:t>crossover</w:t>
      </w:r>
      <w:r w:rsidR="00F2617B" w:rsidRPr="0096167C">
        <w:t xml:space="preserve"> é combinar características diferentes para gerar </w:t>
      </w:r>
      <w:r w:rsidR="003D2F00">
        <w:t xml:space="preserve">cromossomos </w:t>
      </w:r>
      <w:r w:rsidR="00F2617B">
        <w:t>diferente</w:t>
      </w:r>
      <w:r w:rsidR="003D2F00">
        <w:t>s</w:t>
      </w:r>
      <w:r w:rsidR="00F2617B">
        <w:t xml:space="preserve"> e possivelmente melhor</w:t>
      </w:r>
      <w:r w:rsidR="003D2F00">
        <w:t>es</w:t>
      </w:r>
      <w:r w:rsidR="00FB6165">
        <w:t>; existe a possibilidade desse procedimento gerar características péssimas, mas essas seriam eliminadas na próxima geração pelo operador genético de seleção</w:t>
      </w:r>
      <w:r w:rsidR="00A675D7">
        <w:t>.</w:t>
      </w:r>
    </w:p>
    <w:p w14:paraId="5EC56680" w14:textId="52449F47" w:rsidR="00CA2424" w:rsidRPr="0096167C" w:rsidRDefault="00CA2424" w:rsidP="00CA2424"/>
    <w:p w14:paraId="55FA3835" w14:textId="77777777" w:rsidR="000C780D" w:rsidRPr="0096167C" w:rsidRDefault="000C780D" w:rsidP="00CA2424"/>
    <w:p w14:paraId="7B4B1ED2" w14:textId="77777777" w:rsidR="000C780D" w:rsidRPr="0096167C" w:rsidRDefault="00DD757A" w:rsidP="000C780D">
      <w:pPr>
        <w:keepNext/>
        <w:jc w:val="center"/>
      </w:pPr>
      <w:r w:rsidRPr="0096167C">
        <w:rPr>
          <w:noProof/>
          <w:lang w:val="en-US" w:eastAsia="en-US"/>
        </w:rPr>
        <w:lastRenderedPageBreak/>
        <w:drawing>
          <wp:inline distT="0" distB="0" distL="0" distR="0" wp14:anchorId="265BBB89" wp14:editId="28363C4E">
            <wp:extent cx="5167630" cy="1414145"/>
            <wp:effectExtent l="0" t="0" r="0" b="0"/>
            <wp:docPr id="6" name="Afbeelding 6" descr="GA cross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A crossover"/>
                    <pic:cNvPicPr>
                      <a:picLocks noChangeAspect="1" noChangeArrowheads="1"/>
                    </pic:cNvPicPr>
                  </pic:nvPicPr>
                  <pic:blipFill>
                    <a:blip r:embed="rId24" cstate="print"/>
                    <a:srcRect/>
                    <a:stretch>
                      <a:fillRect/>
                    </a:stretch>
                  </pic:blipFill>
                  <pic:spPr bwMode="auto">
                    <a:xfrm>
                      <a:off x="0" y="0"/>
                      <a:ext cx="5167630" cy="1414145"/>
                    </a:xfrm>
                    <a:prstGeom prst="rect">
                      <a:avLst/>
                    </a:prstGeom>
                    <a:noFill/>
                    <a:ln w="9525">
                      <a:noFill/>
                      <a:miter lim="800000"/>
                      <a:headEnd/>
                      <a:tailEnd/>
                    </a:ln>
                  </pic:spPr>
                </pic:pic>
              </a:graphicData>
            </a:graphic>
          </wp:inline>
        </w:drawing>
      </w:r>
    </w:p>
    <w:p w14:paraId="0BEA48C4" w14:textId="6EA101A9" w:rsidR="007A35DF" w:rsidRPr="0096167C" w:rsidRDefault="0096167C" w:rsidP="000C780D">
      <w:pPr>
        <w:pStyle w:val="Caption"/>
        <w:jc w:val="center"/>
      </w:pPr>
      <w:bookmarkStart w:id="95" w:name="_Toc307490909"/>
      <w:r>
        <w:t>FIGURA</w:t>
      </w:r>
      <w:r w:rsidR="000C780D" w:rsidRPr="0096167C">
        <w:t xml:space="preserve"> </w:t>
      </w:r>
      <w:fldSimple w:instr=" SEQ Figure \* ARABIC ">
        <w:r w:rsidR="001063CA">
          <w:rPr>
            <w:noProof/>
          </w:rPr>
          <w:t>9</w:t>
        </w:r>
      </w:fldSimple>
      <w:r w:rsidR="000C780D" w:rsidRPr="0096167C">
        <w:t xml:space="preserve"> - Criação de dois novos indivíduos durante o processo de </w:t>
      </w:r>
      <w:r w:rsidR="000C780D" w:rsidRPr="0096167C">
        <w:rPr>
          <w:i/>
        </w:rPr>
        <w:t>Crossover</w:t>
      </w:r>
      <w:r w:rsidR="000C780D" w:rsidRPr="0096167C">
        <w:t xml:space="preserve">; "1,2" e "2,1" são os dois novos cromossomos gerados de dois indivíduos, </w:t>
      </w:r>
      <w:r w:rsidR="00114807" w:rsidRPr="0096167C">
        <w:t>‘</w:t>
      </w:r>
      <w:r w:rsidR="000C780D" w:rsidRPr="0096167C">
        <w:t>1</w:t>
      </w:r>
      <w:r w:rsidR="00114807" w:rsidRPr="0096167C">
        <w:t>’</w:t>
      </w:r>
      <w:r w:rsidR="000C780D" w:rsidRPr="0096167C">
        <w:t xml:space="preserve"> e </w:t>
      </w:r>
      <w:r w:rsidR="00114807" w:rsidRPr="0096167C">
        <w:t>‘</w:t>
      </w:r>
      <w:r w:rsidR="000C780D" w:rsidRPr="0096167C">
        <w:t>2</w:t>
      </w:r>
      <w:r w:rsidR="00114807" w:rsidRPr="0096167C">
        <w:t>’</w:t>
      </w:r>
      <w:r w:rsidR="000C780D" w:rsidRPr="0096167C">
        <w:t>, originais da geração atual.</w:t>
      </w:r>
      <w:r w:rsidR="00383D04" w:rsidRPr="0096167C">
        <w:t xml:space="preserve"> A seta azul marca o ponto de corte onde ocorre o </w:t>
      </w:r>
      <w:r w:rsidR="00114807" w:rsidRPr="0096167C">
        <w:rPr>
          <w:i/>
        </w:rPr>
        <w:t>crossover</w:t>
      </w:r>
      <w:r w:rsidR="00114807" w:rsidRPr="0096167C">
        <w:t xml:space="preserve">. Os </w:t>
      </w:r>
      <w:r w:rsidR="00E54788" w:rsidRPr="0096167C">
        <w:t>indicadores laterais indicam a disposição das</w:t>
      </w:r>
      <w:r w:rsidR="00114807" w:rsidRPr="0096167C">
        <w:t xml:space="preserve"> partes de ‘1’ e ‘2’ </w:t>
      </w:r>
      <w:r w:rsidR="00E54788" w:rsidRPr="0096167C">
        <w:t>nos novos organismos</w:t>
      </w:r>
      <w:r w:rsidR="0050062B" w:rsidRPr="0096167C">
        <w:t>.</w:t>
      </w:r>
      <w:bookmarkEnd w:id="95"/>
    </w:p>
    <w:p w14:paraId="35F63F07" w14:textId="77777777" w:rsidR="00EB218F" w:rsidRPr="0096167C" w:rsidRDefault="00EB218F" w:rsidP="00EB218F">
      <w:pPr>
        <w:pStyle w:val="Heading4"/>
        <w:numPr>
          <w:ilvl w:val="0"/>
          <w:numId w:val="0"/>
        </w:numPr>
        <w:ind w:left="864"/>
      </w:pPr>
    </w:p>
    <w:p w14:paraId="27411327" w14:textId="7820A3B9" w:rsidR="00D70372" w:rsidRDefault="0020136A" w:rsidP="00F51B5B">
      <w:r>
        <w:t>Existem diferentes modos de realizar a mutação (</w:t>
      </w:r>
      <w:r>
        <w:fldChar w:fldCharType="begin"/>
      </w:r>
      <w:r>
        <w:instrText xml:space="preserve"> REF _Ref307050832 \h </w:instrText>
      </w:r>
      <w:r>
        <w:fldChar w:fldCharType="separate"/>
      </w:r>
      <w:r>
        <w:t>FIGURA</w:t>
      </w:r>
      <w:r w:rsidRPr="0096167C">
        <w:t xml:space="preserve"> </w:t>
      </w:r>
      <w:r>
        <w:rPr>
          <w:noProof/>
        </w:rPr>
        <w:t>11</w:t>
      </w:r>
      <w:r>
        <w:fldChar w:fldCharType="end"/>
      </w:r>
      <w:r>
        <w:t xml:space="preserve">); entretanto </w:t>
      </w:r>
      <w:proofErr w:type="spellStart"/>
      <w:r>
        <w:t>Pelikan</w:t>
      </w:r>
      <w:proofErr w:type="spellEnd"/>
      <w:r>
        <w:t xml:space="preserve"> </w:t>
      </w:r>
      <w:r>
        <w:fldChar w:fldCharType="begin" w:fldLock="1"/>
      </w:r>
      <w:r w:rsidR="00AA62EA">
        <w:instrText>ADDIN CSL_CITATION { "citationItems" : [ { "id" : "ITEM-1", "itemData" : { "DOI" : "10.1016/B978-0-12-409545-8.00005-4", "author" : [ { "dropping-particle" : "", "family" : "Pelikan", "given" : "Martin.", "non-dropping-particle" : "", "parse-names" : false, "suffix" : "" } ], "container-title" : "Wiley Encyclopedia of Operations Research and Management Science", "id" : "ITEM-1", "issue" : "2010007", "issued" : { "date-parts" : [ [ "2010" ] ] }, "title" : "Genetic Algorithms", "type" : "article-journal" }, "suppress-author" : 1, "uris" : [ "http://www.mendeley.com/documents/?uuid=242cd8b0-2bda-44f7-838e-936c2eca4c33" ] } ], "mendeley" : { "formattedCitation" : "(2010)", "plainTextFormattedCitation" : "(2010)", "previouslyFormattedCitation" : "(2010)" }, "properties" : { "noteIndex" : 0 }, "schema" : "https://github.com/citation-style-language/schema/raw/master/csl-citation.json" }</w:instrText>
      </w:r>
      <w:r>
        <w:fldChar w:fldCharType="separate"/>
      </w:r>
      <w:r w:rsidRPr="0020136A">
        <w:rPr>
          <w:noProof/>
        </w:rPr>
        <w:t>(2010)</w:t>
      </w:r>
      <w:r>
        <w:fldChar w:fldCharType="end"/>
      </w:r>
      <w:r>
        <w:t xml:space="preserve"> define a mutação de três formas: troca; inversão e </w:t>
      </w:r>
      <w:proofErr w:type="spellStart"/>
      <w:r>
        <w:t>embaralhamento</w:t>
      </w:r>
      <w:proofErr w:type="spellEnd"/>
      <w:r>
        <w:t>.</w:t>
      </w:r>
      <w:r w:rsidR="00C43E64">
        <w:t xml:space="preserve"> </w:t>
      </w:r>
      <w:r w:rsidR="008F300E">
        <w:t xml:space="preserve">Na troca são escolhidas de forma aleatória duas posições, considere as posições </w:t>
      </w:r>
      <w:r w:rsidR="00340F44">
        <w:t xml:space="preserve">marcadas </w:t>
      </w:r>
      <w:r w:rsidR="00FA64B7">
        <w:t xml:space="preserve">em </w:t>
      </w:r>
      <w:r w:rsidR="008F300E">
        <w:t>vermelh</w:t>
      </w:r>
      <w:r w:rsidR="001046B3">
        <w:t>o</w:t>
      </w:r>
      <w:r w:rsidR="008F300E">
        <w:t xml:space="preserve"> na </w:t>
      </w:r>
      <w:r w:rsidR="008F300E">
        <w:fldChar w:fldCharType="begin"/>
      </w:r>
      <w:r w:rsidR="008F300E">
        <w:instrText xml:space="preserve"> REF _Ref307050832 \h </w:instrText>
      </w:r>
      <w:r w:rsidR="008F300E">
        <w:fldChar w:fldCharType="separate"/>
      </w:r>
      <w:r w:rsidR="008F300E">
        <w:t>FIGURA</w:t>
      </w:r>
      <w:r w:rsidR="008F300E" w:rsidRPr="0096167C">
        <w:t xml:space="preserve"> </w:t>
      </w:r>
      <w:r w:rsidR="008F300E">
        <w:rPr>
          <w:noProof/>
        </w:rPr>
        <w:t>11</w:t>
      </w:r>
      <w:r w:rsidR="008F300E">
        <w:fldChar w:fldCharType="end"/>
      </w:r>
      <w:r w:rsidR="008F300E">
        <w:t>, em um cromossomo</w:t>
      </w:r>
      <w:r w:rsidR="005B284E">
        <w:t>,</w:t>
      </w:r>
      <w:r w:rsidR="008F300E">
        <w:t xml:space="preserve"> escolhido </w:t>
      </w:r>
      <w:r w:rsidR="005B284E">
        <w:t xml:space="preserve"> </w:t>
      </w:r>
      <w:r w:rsidR="008F300E">
        <w:t xml:space="preserve">aleatoriamente, e os valores são </w:t>
      </w:r>
      <w:r w:rsidR="00FC70F9">
        <w:t xml:space="preserve">destas posições </w:t>
      </w:r>
      <w:r w:rsidR="008F300E">
        <w:t>trocados</w:t>
      </w:r>
      <w:r w:rsidR="001E25C1">
        <w:t>.</w:t>
      </w:r>
    </w:p>
    <w:p w14:paraId="509EF388" w14:textId="77777777" w:rsidR="00F2617B" w:rsidRPr="0096167C" w:rsidRDefault="00F2617B" w:rsidP="00F51B5B"/>
    <w:p w14:paraId="06887CC3" w14:textId="77777777" w:rsidR="00C51BC9" w:rsidRPr="0096167C" w:rsidRDefault="00DD757A" w:rsidP="00C51BC9">
      <w:pPr>
        <w:keepNext/>
        <w:jc w:val="center"/>
      </w:pPr>
      <w:r w:rsidRPr="0096167C">
        <w:rPr>
          <w:noProof/>
          <w:lang w:val="en-US" w:eastAsia="en-US"/>
        </w:rPr>
        <w:drawing>
          <wp:inline distT="0" distB="0" distL="0" distR="0" wp14:anchorId="43B44564" wp14:editId="75D6EAFC">
            <wp:extent cx="5273675" cy="276225"/>
            <wp:effectExtent l="19050" t="0" r="3175" b="0"/>
            <wp:docPr id="7" name="Afbeelding 7" descr="GA MU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A MUTATION"/>
                    <pic:cNvPicPr>
                      <a:picLocks noChangeAspect="1" noChangeArrowheads="1"/>
                    </pic:cNvPicPr>
                  </pic:nvPicPr>
                  <pic:blipFill>
                    <a:blip r:embed="rId25" cstate="print"/>
                    <a:srcRect/>
                    <a:stretch>
                      <a:fillRect/>
                    </a:stretch>
                  </pic:blipFill>
                  <pic:spPr bwMode="auto">
                    <a:xfrm>
                      <a:off x="0" y="0"/>
                      <a:ext cx="5273675" cy="276225"/>
                    </a:xfrm>
                    <a:prstGeom prst="rect">
                      <a:avLst/>
                    </a:prstGeom>
                    <a:noFill/>
                    <a:ln w="9525">
                      <a:noFill/>
                      <a:miter lim="800000"/>
                      <a:headEnd/>
                      <a:tailEnd/>
                    </a:ln>
                  </pic:spPr>
                </pic:pic>
              </a:graphicData>
            </a:graphic>
          </wp:inline>
        </w:drawing>
      </w:r>
    </w:p>
    <w:p w14:paraId="3D270428" w14:textId="1CE8649D" w:rsidR="00B730AE" w:rsidRPr="0096167C" w:rsidRDefault="0096167C" w:rsidP="00C51BC9">
      <w:pPr>
        <w:pStyle w:val="Caption"/>
        <w:jc w:val="center"/>
      </w:pPr>
      <w:bookmarkStart w:id="96" w:name="_Ref307050832"/>
      <w:bookmarkStart w:id="97" w:name="_Toc307490910"/>
      <w:r>
        <w:t>FIGURA</w:t>
      </w:r>
      <w:r w:rsidR="00B730AE" w:rsidRPr="0096167C">
        <w:t xml:space="preserve"> </w:t>
      </w:r>
      <w:fldSimple w:instr=" SEQ Figure \* ARABIC ">
        <w:r w:rsidR="001063CA">
          <w:rPr>
            <w:noProof/>
          </w:rPr>
          <w:t>10</w:t>
        </w:r>
      </w:fldSimple>
      <w:bookmarkEnd w:id="96"/>
      <w:r w:rsidR="00C51BC9" w:rsidRPr="0096167C">
        <w:t xml:space="preserve"> - Representação de operador genético de mutação em um cromossomo binário onde 1 e 0 representa respectivamente a presença e </w:t>
      </w:r>
      <w:r w:rsidR="00BA54D2" w:rsidRPr="0096167C">
        <w:t>ausência</w:t>
      </w:r>
      <w:r w:rsidR="00C51BC9" w:rsidRPr="0096167C">
        <w:t xml:space="preserve"> de um gene. Após o processo de </w:t>
      </w:r>
      <w:r w:rsidR="00C51BC9" w:rsidRPr="0096167C">
        <w:rPr>
          <w:i/>
        </w:rPr>
        <w:t>crossover</w:t>
      </w:r>
      <w:r w:rsidR="00C51BC9" w:rsidRPr="0096167C">
        <w:t>, em vermelho, no cromossomo alguns genes podem ser adicionados o</w:t>
      </w:r>
      <w:r w:rsidR="00EA3C7C" w:rsidRPr="0096167C">
        <w:t>u</w:t>
      </w:r>
      <w:r w:rsidR="00C51BC9" w:rsidRPr="0096167C">
        <w:t xml:space="preserve"> </w:t>
      </w:r>
      <w:r w:rsidR="00EA3C7C" w:rsidRPr="0096167C">
        <w:t xml:space="preserve">removidos </w:t>
      </w:r>
      <w:r w:rsidR="00C51BC9" w:rsidRPr="0096167C">
        <w:t>aleat</w:t>
      </w:r>
      <w:r w:rsidR="00EA3C7C" w:rsidRPr="0096167C">
        <w:t>o</w:t>
      </w:r>
      <w:r w:rsidR="00C51BC9" w:rsidRPr="0096167C">
        <w:t>riamente</w:t>
      </w:r>
      <w:r w:rsidR="00B730AE" w:rsidRPr="0096167C">
        <w:t>.</w:t>
      </w:r>
      <w:bookmarkEnd w:id="97"/>
    </w:p>
    <w:p w14:paraId="1CD738AB" w14:textId="77777777" w:rsidR="00D70372" w:rsidRPr="0096167C" w:rsidRDefault="00D70372" w:rsidP="00C51BC9">
      <w:pPr>
        <w:pStyle w:val="Caption"/>
        <w:jc w:val="center"/>
      </w:pPr>
    </w:p>
    <w:p w14:paraId="07A5AC33" w14:textId="2A18C8DA" w:rsidR="00F51B5B" w:rsidRDefault="005F18D7" w:rsidP="00F51B5B">
      <w:r w:rsidRPr="0096167C">
        <w:t>Existe a possibilidade das características selecionadas não serem boas, tanto por causa da geração aleatória inicial da população quanto pelo operador genético de mutação.</w:t>
      </w:r>
      <w:r>
        <w:t xml:space="preserve"> </w:t>
      </w:r>
      <w:r w:rsidR="009F3BBA" w:rsidRPr="0096167C">
        <w:t>E</w:t>
      </w:r>
      <w:r w:rsidR="009753C3" w:rsidRPr="0096167C">
        <w:t xml:space="preserve">ntretanto o processo de seleção </w:t>
      </w:r>
      <w:r w:rsidR="00DB6203" w:rsidRPr="0096167C">
        <w:t>garante que para a próxima geração seja utilizado somente os indivíduos mais adaptados</w:t>
      </w:r>
      <w:r w:rsidR="00522A1F" w:rsidRPr="0096167C">
        <w:t>, e a partir destes novos indivíduos serão gerados herdando as características dos “pais” com mutaçõ</w:t>
      </w:r>
      <w:r w:rsidR="00EF173E" w:rsidRPr="0096167C">
        <w:t>e</w:t>
      </w:r>
      <w:r w:rsidR="00A70989" w:rsidRPr="0096167C">
        <w:t>s</w:t>
      </w:r>
      <w:r w:rsidR="00985361">
        <w:t>.</w:t>
      </w:r>
      <w:r w:rsidR="00B25920">
        <w:t xml:space="preserve"> </w:t>
      </w:r>
    </w:p>
    <w:p w14:paraId="68C616E2" w14:textId="77777777" w:rsidR="0089145D" w:rsidRPr="0096167C" w:rsidRDefault="0089145D" w:rsidP="00F51B5B"/>
    <w:p w14:paraId="79CBDD37" w14:textId="77777777" w:rsidR="00D97ABB" w:rsidRPr="0096167C" w:rsidRDefault="00D97ABB" w:rsidP="00D97ABB"/>
    <w:p w14:paraId="1CF28C21" w14:textId="77777777" w:rsidR="00465ED6" w:rsidRPr="0096167C" w:rsidRDefault="00465ED6" w:rsidP="00465ED6">
      <w:pPr>
        <w:rPr>
          <w:rFonts w:cs="Arial"/>
        </w:rPr>
      </w:pPr>
    </w:p>
    <w:p w14:paraId="1FF69F4A" w14:textId="77777777" w:rsidR="00BF6C0D" w:rsidRPr="0096167C" w:rsidRDefault="00AE66FF" w:rsidP="0025213F">
      <w:pPr>
        <w:pStyle w:val="Heading2"/>
      </w:pPr>
      <w:bookmarkStart w:id="98" w:name="_Toc304482881"/>
      <w:bookmarkEnd w:id="26"/>
      <w:r w:rsidRPr="0096167C">
        <w:t>ANÁLIZE DE DADOS DE ESPECTROMETRIA DE MASSAS</w:t>
      </w:r>
      <w:bookmarkEnd w:id="98"/>
    </w:p>
    <w:p w14:paraId="5349906E" w14:textId="77777777" w:rsidR="00265325" w:rsidRPr="0096167C" w:rsidRDefault="00265325" w:rsidP="00BF6C0D">
      <w:pPr>
        <w:rPr>
          <w:rFonts w:cs="Arial"/>
          <w:b/>
        </w:rPr>
      </w:pPr>
    </w:p>
    <w:p w14:paraId="74DC6B9F" w14:textId="2CD2628E" w:rsidR="00BF6C0D" w:rsidRPr="0096167C" w:rsidRDefault="00BF6C0D" w:rsidP="00BF6C0D">
      <w:pPr>
        <w:rPr>
          <w:rFonts w:cs="Arial"/>
        </w:rPr>
      </w:pPr>
      <w:r w:rsidRPr="0096167C">
        <w:rPr>
          <w:rFonts w:cs="Arial"/>
        </w:rPr>
        <w:t xml:space="preserve">O uso da técnica de espectrometria de massas se </w:t>
      </w:r>
      <w:r w:rsidR="009455CE" w:rsidRPr="0096167C">
        <w:rPr>
          <w:rFonts w:cs="Arial"/>
        </w:rPr>
        <w:t>difundiu</w:t>
      </w:r>
      <w:r w:rsidRPr="0096167C">
        <w:rPr>
          <w:rFonts w:cs="Arial"/>
        </w:rPr>
        <w:t xml:space="preserve"> em uma vasta gama de aparelhos de espectrometria e aplicaçõe</w:t>
      </w:r>
      <w:r w:rsidR="001E6854" w:rsidRPr="0096167C">
        <w:rPr>
          <w:rFonts w:cs="Arial"/>
        </w:rPr>
        <w:t>s; como na área mé</w:t>
      </w:r>
      <w:r w:rsidRPr="0096167C">
        <w:rPr>
          <w:rFonts w:cs="Arial"/>
        </w:rPr>
        <w:t xml:space="preserve">dica, usando SELDI-TOF </w:t>
      </w:r>
      <w:commentRangeStart w:id="99"/>
      <w:r w:rsidRPr="0096167C">
        <w:rPr>
          <w:rFonts w:cs="Arial"/>
        </w:rPr>
        <w:t xml:space="preserve">diagnosticando a existência de </w:t>
      </w:r>
      <w:r w:rsidR="00E46864" w:rsidRPr="0096167C">
        <w:rPr>
          <w:rFonts w:cs="Arial"/>
        </w:rPr>
        <w:t>c</w:t>
      </w:r>
      <w:r w:rsidRPr="0096167C">
        <w:rPr>
          <w:rFonts w:cs="Arial"/>
        </w:rPr>
        <w:t xml:space="preserve">âncer de </w:t>
      </w:r>
      <w:r w:rsidR="00E46864" w:rsidRPr="0096167C">
        <w:rPr>
          <w:rFonts w:cs="Arial"/>
        </w:rPr>
        <w:t>o</w:t>
      </w:r>
      <w:r w:rsidR="00705282" w:rsidRPr="0096167C">
        <w:rPr>
          <w:rFonts w:cs="Arial"/>
        </w:rPr>
        <w:t xml:space="preserve">vário </w:t>
      </w:r>
      <w:commentRangeEnd w:id="99"/>
      <w:r w:rsidR="000A4B4E">
        <w:rPr>
          <w:rStyle w:val="CommentReference"/>
        </w:rPr>
        <w:commentReference w:id="99"/>
      </w:r>
      <w:r w:rsidRPr="0096167C">
        <w:rPr>
          <w:rFonts w:cs="Arial"/>
        </w:rPr>
        <w:fldChar w:fldCharType="begin" w:fldLock="1"/>
      </w:r>
      <w:r w:rsidR="00DD3C16">
        <w:rPr>
          <w:rFonts w:cs="Arial"/>
        </w:rPr>
        <w:instrText>ADDIN CSL_CITATION { "citationItems" : [ { "id" : "ITEM-1", "itemData" : { "DOI" : "10.1677/erc.1.00873", "ISSN" : "1351-0088", "author" : [ { "dropping-particle" : "", "family" : "Liotta", "given" : "L. a", "non-dropping-particle" : "", "parse-names" : false, "suffix" : "" }, { "dropping-particle" : "", "family" : "Petricoin", "given" : "Emmanuel F", "non-dropping-particle" : "", "parse-names" : false, "suffix" : "" }, { "dropping-particle" : "", "family" : "Veenstra", "given" : "Timothy D.", "non-dropping-particle" : "", "parse-names" : false, "suffix" : "" }, { "dropping-particle" : "", "family" : "Conrads", "given" : "Thomas P.", "non-dropping-particle" : "", "parse-names" : false, "suffix" : "" } ], "container-title" : "Endocrine Related Cancer", "id" : "ITEM-1", "issue" : "4", "issued" : { "date-parts" : [ [ "2004", "12", "1" ] ] }, "page" : "585-587", "title" : "High-resolution serum proteomic patterns for ovarian cancer detection", "type" : "article-journal", "volume" : "11" }, "uris" : [ "http://www.mendeley.com/documents/?uuid=78b90c5b-6494-4e6d-aeb9-dc4678c1d60d" ] }, { "id" : "ITEM-2", "itemData" : { "ISSN" : "1351-0088", "PMID" : "15163296", "abstract" : "Serum proteomic pattern diagnostics is an emerging paradigm employing low-resolution mass spectrometry (MS) to generate a set of biomarker classifiers. In the present study, we utilized a well-controlled ovarian cancer serum study set to compare the sensitivity and specificity of serum proteomic diagnostic patterns acquired using a high-resolution versus a low-resolution MS platform. In blinded testing sets, the high-resolution mass spectral data contained multiple diagnostic signatures that were superior to the low-resolution spectra in terms of sensitivity and specificity (P&lt;0.00001) throughout the range of modeling conditions. Four mass spectral feature set patterns acquired from data obtained exclusively with the high-resolution mass spectrometer were 100% specific and sensitive in their diagnosis of serum samples as being acquired from either unaffected patients or those suffering from ovarian cancer. Important to the future of proteomic pattern diagnostics is the ability to recognize inferior spectra statistically, so that those resulting from a specific process error are recognized prior to their potentially incorrect (and damaging) diagnosis. To meet this need, we have developed a series of quality-assurance and in-process control procedures to (a) globally evaluate sources of sample variability, (b) identify outlying mass spectra, and (c) develop quality-control release specifications. From these quality-assurance and control (QA/QC) specifications, we identified 32 mass spectra out of the total 248 that showed statistically significant differences from the norm. Hence, 216 of the initial 248 high-resolution mass spectra were determined to be of high quality and were remodeled by pattern-recognition analysis. Again, we obtained four mass spectral feature set patterns that also exhibited 100% sensitivity and specificity in blinded validation tests (68/68 cancer: including 18/18 stage I, and 43/43 healthy). We conclude that (a) the use of high-resolution MS yields superior classification patterns as compared with those obtained with lower resolution instrumentation; (b) although the process error that we discovered did not have a deleterious impact on the present results obtained from proteomic pattern analysis, the major source of spectral variability emanated from mass spectral acquisition, and not bias at the clinical collection site; (c) this variability can be reduced and monitored through the use of QA/QC statistical procedures; (d) multipl\u2026", "author" : [ { "dropping-particle" : "", "family" : "Conrads", "given" : "T P", "non-dropping-particle" : "", "parse-names" : false, "suffix" : "" }, { "dropping-particle" : "", "family" : "Fusaro", "given" : "V a", "non-dropping-particle" : "", "parse-names" : false, "suffix" : "" }, { "dropping-particle" : "", "family" : "Ross", "given" : "S", "non-dropping-particle" : "", "parse-names" : false, "suffix" : "" }, { "dropping-particle" : "", "family" : "Johann", "given" : "D", "non-dropping-particle" : "", "parse-names" : false, "suffix" : "" }, { "dropping-particle" : "", "family" : "Rajapakse", "given" : "V", "non-dropping-particle" : "", "parse-names" : false, "suffix" : "" }, { "dropping-particle" : "", "family" : "Hitt", "given" : "B a", "non-dropping-particle" : "", "parse-names" : false, "suffix" : "" }, { "dropping-particle" : "", "family" : "Steinberg", "given" : "S M", "non-dropping-particle" : "", "parse-names" : false, "suffix" : "" }, { "dropping-particle" : "", "family" : "Kohn", "given" : "E C", "non-dropping-particle" : "", "parse-names" : false, "suffix" : "" }, { "dropping-particle" : "", "family" : "Fishman", "given" : "D a", "non-dropping-particle" : "", "parse-names" : false, "suffix" : "" }, { "dropping-particle" : "", "family" : "Whitely", "given" : "G", "non-dropping-particle" : "", "parse-names" : false, "suffix" : "" }, { "dropping-particle" : "", "family" : "Barrett", "given" : "J C", "non-dropping-particle" : "", "parse-names" : false, "suffix" : "" }, { "dropping-particle" : "", "family" : "Liotta", "given" : "L a", "non-dropping-particle" : "", "parse-names" : false, "suffix" : "" }, { "dropping-particle" : "", "family" : "Petricoin", "given" : "E F", "non-dropping-particle" : "", "parse-names" : false, "suffix" : "" }, { "dropping-particle" : "", "family" : "Veenstra", "given" : "T D", "non-dropping-particle" : "", "parse-names" : false, "suffix" : "" } ], "container-title" : "Endocrine-related cancer", "id" : "ITEM-2", "issue" : "2", "issued" : { "date-parts" : [ [ "2004", "6" ] ] }, "page" : "163-78", "title" : "High-resolution serum proteomic features for ovarian cancer detection.", "type" : "article-journal", "volume" : "11" }, "uris" : [ "http://www.mendeley.com/documents/?uuid=8d9ddd68-cca4-4d3d-9963-01a55fd1315d" ] }, { "id" : "ITEM-3", "itemData" : { "DOI" : "10.1016/S0140-6736(02)07746-2", "ISBN" : "0140-6736", "ISSN" : "01406736", "PMID" : "11867112", "abstract" : "Background: New technologies for the detection of early-stage ovarian cancer are urgently needed. Pathological changes within an organ might be reflected in proteomic patterns in serum. We developed a bioinformatics tool and used it to identify proteomic patterns in serum that distinguish neoplastic from non-neoplastic disease within the ovary. Methods: Proteomic spectra were generated by mass spectroscopy (surface-enhanced laser desorption and ionisation). A preliminary \"training\" set of spectra derived from analysis of serum from 50 unaffected women and 50 patients with ovarian cancer were analysed by an iterative searching algorithm that identified a proteomic pattern that completely discriminated cancer from non-cancer. The discovered pattern was then used to classify an independent set of 116 masked serum samples: 50 from women with ovarian cancer, and 66 from unaffected women or those with non-malignant disorders. Findings The algorithm identified a cluster pattern that, in the training set, completely segregated cancer from non-cancer. The discriminatory pattern correctly identified all 50 ovarian cancer cases in the masked set, including all 18 stage I cases. Of the 66 cases of non-malignant disease, 63 were recognised as not cancer. This result yielded a sensitivity of 100% (95% CI 93-100), specificity of 95% (87-99), and positive predictive value of 94% (84-99). Interpretation: These findings justify a prospective population-based assessment of proteomic pattern technology as a screening tool for all stages of ovarian cancer in high-risk and general populations.", "author" : [ { "dropping-particle" : "", "family" : "Petricoin", "given" : "Emanuel F.", "non-dropping-particle" : "", "parse-names" : false, "suffix" : "" }, { "dropping-particle" : "", "family" : "Ardekani", "given" : "Ali M", "non-dropping-particle" : "", "parse-names" : false, "suffix" : "" }, { "dropping-particle" : "", "family" : "Hitt", "given" : "Ben A", "non-dropping-particle" : "", "parse-names" : false, "suffix" : "" }, { "dropping-particle" : "", "family" : "Levine", "given" : "Peter J", "non-dropping-particle" : "", "parse-names" : false, "suffix" : "" }, { "dropping-particle" : "", "family" : "Fusaro", "given" : "Vincent A", "non-dropping-particle" : "", "parse-names" : false, "suffix" : "" }, { "dropping-particle" : "", "family" : "Steinberg", "given" : "Seth M", "non-dropping-particle" : "", "parse-names" : false, "suffix" : "" }, { "dropping-particle" : "", "family" : "Mills", "given" : "Gordon B", "non-dropping-particle" : "", "parse-names" : false, "suffix" : "" }, { "dropping-particle" : "", "family" : "Simone", "given" : "Charles", "non-dropping-particle" : "", "parse-names" : false, "suffix" : "" }, { "dropping-particle" : "", "family" : "Fishman", "given" : "David A", "non-dropping-particle" : "", "parse-names" : false, "suffix" : "" }, { "dropping-particle" : "", "family" : "Kohn", "given" : "Elise C", "non-dropping-particle" : "", "parse-names" : false, "suffix" : "" }, { "dropping-particle" : "", "family" : "Liotta", "given" : "Lance A", "non-dropping-particle" : "", "parse-names" : false, "suffix" : "" } ], "container-title" : "Lancet", "id" : "ITEM-3", "issued" : { "date-parts" : [ [ "2002" ] ] }, "page" : "572-577", "title" : "Use of proteomic patterns in serum to identify ovarian cancer", "type" : "article-journal", "volume" : "359" }, "uris" : [ "http://www.mendeley.com/documents/?uuid=20096ba4-0cca-49d1-870f-488b37ed7b7f" ] }, { "id" : "ITEM-4", "itemData" : { "DOI" : "10.1586/14737159.3.4.411", "ISBN" : "1473-7159", "ISSN" : "1473-7159", "PMID" : "12877381", "abstract" : "The advent of proteomics has brought with it the hope of discovering novel biomarkers that can be used to diagnose diseases, predict susceptibility and monitor progression. Much of this effort has focused upon the mass spectral identification of the thousands of proteins that populate complex biosystems such as serum and tissues. A revolutionary approach in proteomic pattern analysis has emerged as an effective method for the early diagnosis of diseases such as ovarian cancer. Proteomic pattern analysis relies on the pattern of proteins observed and does not rely on the identification of a traceable biomarker. Hundreds of clinical samples per day can be analyzed utilizing this technology, which has the potential to be a novel, highly sensitive diagnostic tool for the early detection of cancer.", "author" : [ { "dropping-particle" : "", "family" : "Conrads", "given" : "Thomas P", "non-dropping-particle" : "", "parse-names" : false, "suffix" : "" }, { "dropping-particle" : "", "family" : "Zhou", "given" : "Ming", "non-dropping-particle" : "", "parse-names" : false, "suffix" : "" }, { "dropping-particle" : "", "family" : "Petricoin", "given" : "Emmanuel F", "non-dropping-particle" : "", "parse-names" : false, "suffix" : "" }, { "dropping-particle" : "", "family" : "Liotta", "given" : "Lance", "non-dropping-particle" : "", "parse-names" : false, "suffix" : "" }, { "dropping-particle" : "", "family" : "Veenstra", "given" : "Timothy D", "non-dropping-particle" : "", "parse-names" : false, "suffix" : "" } ], "container-title" : "Expert review of molecular diagnostics", "id" : "ITEM-4", "issued" : { "date-parts" : [ [ "2003" ] ] }, "page" : "411-420", "title" : "Cancer diagnosis using proteomic patterns.", "type" : "article-journal", "volume" : "3" }, "uris" : [ "http://www.mendeley.com/documents/?uuid=58399f53-ebdd-4213-b821-114fa7c61b86" ] } ], "mendeley" : { "formattedCitation" : "(PETRICOIN, EMANUEL F. et al., 2002; CONRADS et al., 2003, 2004; LIOTTA et al., 2004)", "manualFormatting" : "(PETRICOIN et al., 2002; CONRADS et al., 2003, 2004; LIOTTA et al., 2004)", "plainTextFormattedCitation" : "(PETRICOIN, EMANUEL F. et al., 2002; CONRADS et al., 2003, 2004; LIOTTA et al., 2004)", "previouslyFormattedCitation" : "(PETRICOIN, EMANUEL F. et al., 2002; CONRADS et al., 2003, 2004; LIOTTA et al., 2004)" }, "properties" : { "noteIndex" : 0 }, "schema" : "https://github.com/citation-style-language/schema/raw/master/csl-citation.json" }</w:instrText>
      </w:r>
      <w:r w:rsidRPr="0096167C">
        <w:rPr>
          <w:rFonts w:cs="Arial"/>
        </w:rPr>
        <w:fldChar w:fldCharType="separate"/>
      </w:r>
      <w:r w:rsidR="00034965" w:rsidRPr="0096167C">
        <w:rPr>
          <w:rFonts w:cs="Arial"/>
          <w:noProof/>
        </w:rPr>
        <w:t>(PETRICOIN et al., 2002; CONRADS et al., 2003, 2004; LIOTTA et al., 2004)</w:t>
      </w:r>
      <w:r w:rsidRPr="0096167C">
        <w:rPr>
          <w:rFonts w:cs="Arial"/>
        </w:rPr>
        <w:fldChar w:fldCharType="end"/>
      </w:r>
      <w:r w:rsidRPr="0096167C">
        <w:rPr>
          <w:rFonts w:cs="Arial"/>
        </w:rPr>
        <w:t xml:space="preserve"> ou </w:t>
      </w:r>
      <w:r w:rsidR="00E46864" w:rsidRPr="0096167C">
        <w:rPr>
          <w:rFonts w:cs="Arial"/>
        </w:rPr>
        <w:t>c</w:t>
      </w:r>
      <w:r w:rsidRPr="0096167C">
        <w:rPr>
          <w:rFonts w:cs="Arial"/>
        </w:rPr>
        <w:t xml:space="preserve">âncer de </w:t>
      </w:r>
      <w:r w:rsidR="00E46864" w:rsidRPr="0096167C">
        <w:rPr>
          <w:rFonts w:cs="Arial"/>
        </w:rPr>
        <w:t>p</w:t>
      </w:r>
      <w:r w:rsidR="00705282" w:rsidRPr="0096167C">
        <w:rPr>
          <w:rFonts w:cs="Arial"/>
        </w:rPr>
        <w:t>róstata</w:t>
      </w:r>
      <w:r w:rsidR="00F75C93" w:rsidRPr="0096167C">
        <w:rPr>
          <w:rFonts w:cs="Arial"/>
        </w:rPr>
        <w:t xml:space="preserve"> </w:t>
      </w:r>
      <w:r w:rsidRPr="0096167C">
        <w:rPr>
          <w:rFonts w:cs="Arial"/>
        </w:rPr>
        <w:fldChar w:fldCharType="begin" w:fldLock="1"/>
      </w:r>
      <w:r w:rsidR="005F1737" w:rsidRPr="0096167C">
        <w:rPr>
          <w:rFonts w:cs="Arial"/>
        </w:rPr>
        <w:instrText>ADDIN CSL_CITATION { "citationItems" : [ { "id" : "ITEM-1", "itemData" : { "DOI" : "10.1093/jnci/94.20.1576", "ISBN" : "0027-8874 LA  - eng PT - Journal Article", "ISSN" : "0027-8874", "PMID" : "12381711", "abstract" : "Pathologic states within the prostate may be reflected by changes in serum proteomic patterns. To test this hypothesis, we analyzed serum proteomic mass spectra with a bioinformatics tool to reveal the most fit pattern that discriminated the training set of sera of men with a histopathologic diagnosis of prostate cancer (serum prostate-specific antigen [PSA] &gt; or =4 ng/mL) from those men without prostate cancer (serum PSA level &lt;1 ng/mL). Mass spectra of blinded sera (N = 266) from a test set derived from men with prostate cancer or men without prostate cancer were matched against the discriminating pattern revealed by the training set. A predicted diagnosis of benign disease or cancer was rendered based on similarity to the discriminating pattern discovered from the training set. The proteomic pattern correctly predicted 36 (95%, 95% confidence interval [CI] = 82% to 99%) of 38 patients with prostate cancer, while 177 (78%, 95% CI = 72% to 83%) of 228 patients were correctly classified as having benign conditions. For men with marginally elevated PSA levels (4-10 ng/mL; n = 137), the specificity was 71%. If validated in future series, serum proteomic pattern diagnostics may be of value in deciding whether to perform a biopsy on a man with an elevated PSA level.", "author" : [ { "dropping-particle" : "", "family" : "Petricoin", "given" : "Emanuel F", "non-dropping-particle" : "", "parse-names" : false, "suffix" : "" }, { "dropping-particle" : "", "family" : "Ornstein", "given" : "David K", "non-dropping-particle" : "", "parse-names" : false, "suffix" : "" }, { "dropping-particle" : "", "family" : "Paweletz", "given" : "Cloud P", "non-dropping-particle" : "", "parse-names" : false, "suffix" : "" }, { "dropping-particle" : "", "family" : "Ardekani", "given" : "Ali", "non-dropping-particle" : "", "parse-names" : false, "suffix" : "" }, { "dropping-particle" : "", "family" : "Hackett", "given" : "Paul S", "non-dropping-particle" : "", "parse-names" : false, "suffix" : "" }, { "dropping-particle" : "", "family" : "Hitt", "given" : "Ben a", "non-dropping-particle" : "", "parse-names" : false, "suffix" : "" }, { "dropping-particle" : "", "family" : "Velassco", "given" : "Alfredo", "non-dropping-particle" : "", "parse-names" : false, "suffix" : "" }, { "dropping-particle" : "", "family" : "Trucco", "given" : "Christian", "non-dropping-particle" : "", "parse-names" : false, "suffix" : "" }, { "dropping-particle" : "", "family" : "Wiegand", "given" : "Laura", "non-dropping-particle" : "", "parse-names" : false, "suffix" : "" }, { "dropping-particle" : "", "family" : "Wood", "given" : "Kamillah", "non-dropping-particle" : "", "parse-names" : false, "suffix" : "" }, { "dropping-particle" : "", "family" : "Simone", "given" : "Charles B", "non-dropping-particle" : "", "parse-names" : false, "suffix" : "" }, { "dropping-particle" : "", "family" : "Levine", "given" : "Peter J", "non-dropping-particle" : "", "parse-names" : false, "suffix" : "" }, { "dropping-particle" : "", "family" : "Linehan", "given" : "W Marston", "non-dropping-particle" : "", "parse-names" : false, "suffix" : "" }, { "dropping-particle" : "", "family" : "Emmert-Buck", "given" : "Michael R", "non-dropping-particle" : "", "parse-names" : false, "suffix" : "" }, { "dropping-particle" : "", "family" : "Steinberg", "given" : "Seth M", "non-dropping-particle" : "", "parse-names" : false, "suffix" : "" }, { "dropping-particle" : "", "family" : "Kohn", "given" : "Elise C", "non-dropping-particle" : "", "parse-names" : false, "suffix" : "" }, { "dropping-particle" : "", "family" : "Liotta", "given" : "Lance a", "non-dropping-particle" : "", "parse-names" : false, "suffix" : "" } ], "container-title" : "Journal of the National Cancer Institute", "id" : "ITEM-1", "issue" : "20", "issued" : { "date-parts" : [ [ "2002" ] ] }, "page" : "1576-1578", "title" : "Serum proteomic patterns for detection of prostate cancer.", "type" : "article-journal", "volume" : "94" }, "uris" : [ "http://www.mendeley.com/documents/?uuid=fe5e1231-f953-4d41-8777-ceaaf4d62d7b" ] }, { "id" : "ITEM-2", "itemData" : { "author" : [ { "dropping-particle" : "", "family" : "Iii", "given" : "Emanuel F Petricoin", "non-dropping-particle" : "", "parse-names" : false, "suffix" : "" }, { "dropping-particle" : "", "family" : "David", "given" : "K", "non-dropping-particle" : "", "parse-names" : false, "suffix" : "" }, { "dropping-particle" : "", "family" : "Paweletz", "given" : "Cloud P", "non-dropping-particle" : "", "parse-names" : false, "suffix" : "" }, { "dropping-particle" : "", "family" : "Hackett", "given" : "Paul S", "non-dropping-particle" : "", "parse-names" : false, "suffix" : "" }, { "dropping-particle" : "", "family" : "Ben", "given" : "A", "non-dropping-particle" : "", "parse-names" : false, "suffix" : "" }, { "dropping-particle" : "", "family" : "Velassco", "given" : "Alfredo", "non-dropping-particle" : "", "parse-names" : false, "suffix" : "" }, { "dropping-particle" : "", "family" : "Wiegand", "given" : "Laura", "non-dropping-particle" : "", "parse-names" : false, "suffix" : "" }, { "dropping-particle" : "", "family" : "Simone", "given" : "Charles B", "non-dropping-particle" : "", "parse-names" : false, "suffix" : "" }, { "dropping-particle" : "", "family" : "Peter", "given" : "J", "non-dropping-particle" : "", "parse-names" : false, "suffix" : "" }, { "dropping-particle" : "", "family" : "Emmert-buck", "given" : "Michael R", "non-dropping-particle" : "", "parse-names" : false, "suffix" : "" }, { "dropping-particle" : "", "family" : "Steinberg", "given" : "Seth M", "non-dropping-particle" : "", "parse-names" : false, "suffix" : "" }, { "dropping-particle" : "", "family" : "Kohn", "given" : "Elise C", "non-dropping-particle" : "", "parse-names" : false, "suffix" : "" }, { "dropping-particle" : "", "family" : "Liotta", "given" : "Lance A", "non-dropping-particle" : "", "parse-names" : false, "suffix" : "" } ], "id" : "ITEM-2", "issue" : "20", "issued" : { "date-parts" : [ [ "2002" ] ] }, "page" : "2-4", "title" : "BRIEF Serum Proteomic Patterns for Detection of Prostate Cancer", "type" : "article-journal", "volume" : "94" }, "uris" : [ "http://www.mendeley.com/documents/?uuid=c2419e37-5b0a-42a1-9489-cb40bde1f93a" ] }, { "id" : "ITEM-3", "itemData" : { "DOI" : "10.1016/j.copbio.2004.01.005", "ISBN" : "0958-1669", "ISSN" : "09581669", "PMID" : "15102462", "abstract" : "Proteomics is more than just generating lists of proteins that increase or decrease in expression as a cause or consequence of pathology. The goal should be to characterize the information flow through the intercellular protein circuitry that communicates with the extracellular microenvironment and then ultimately to the serum/plasma macroenvironment. The nature of this information can be a cause, or a consequence, of disease and toxicity-based processes. Serum proteomic pattern diagnostics is a new type of proteomic platform in which patterns of proteomic signatures from high dimensional mass spectrometry data are used as a diagnostic classifier. This approach has recently shown tremendous promise in the detection of early-stage cancers. The biomarkers found by SELDI-TOF-based pattern recognition analysis are mostly low molecular weight fragments produced at the specific tumor microenvironment.", "author" : [ { "dropping-particle" : "", "family" : "Petricoin", "given" : "Emanuel F.", "non-dropping-particle" : "", "parse-names" : false, "suffix" : "" }, { "dropping-particle" : "", "family" : "Liotta", "given" : "Lance a.", "non-dropping-particle" : "", "parse-names" : false, "suffix" : "" } ], "container-title" : "Current Opinion in Biotechnology", "id" : "ITEM-3", "issued" : { "date-parts" : [ [ "2004" ] ] }, "page" : "24-30", "title" : "SELDI-TOF-based serum proteomic pattern diagnostics for early detection of cancer", "type" : "article-journal", "volume" : "15" }, "uris" : [ "http://www.mendeley.com/documents/?uuid=cb43c3ac-0775-4a70-980c-362150cb08ce" ] } ], "mendeley" : { "formattedCitation" : "(III et al., 2002; PETRICOIN, EMANUEL F et al., 2002; PETRICOIN; LIOTTA, 2004)", "plainTextFormattedCitation" : "(III et al., 2002; PETRICOIN, EMANUEL F et al., 2002; PETRICOIN; LIOTTA, 2004)", "previouslyFormattedCitation" : "(III et al., 2002; PETRICOIN, EMANUEL F et al., 2002; PETRICOIN; LIOTTA, 2004)" }, "properties" : { "noteIndex" : 0 }, "schema" : "https://github.com/citation-style-language/schema/raw/master/csl-citation.json" }</w:instrText>
      </w:r>
      <w:r w:rsidRPr="0096167C">
        <w:rPr>
          <w:rFonts w:cs="Arial"/>
        </w:rPr>
        <w:fldChar w:fldCharType="separate"/>
      </w:r>
      <w:r w:rsidR="00034965" w:rsidRPr="0096167C">
        <w:rPr>
          <w:rFonts w:cs="Arial"/>
          <w:noProof/>
        </w:rPr>
        <w:t>(III et al., 2002; PETRICOIN, EMANUEL F et al., 2002; PETRICOIN; LIOTTA, 2004)</w:t>
      </w:r>
      <w:r w:rsidRPr="0096167C">
        <w:rPr>
          <w:rFonts w:cs="Arial"/>
        </w:rPr>
        <w:fldChar w:fldCharType="end"/>
      </w:r>
      <w:r w:rsidRPr="0096167C">
        <w:rPr>
          <w:rFonts w:cs="Arial"/>
        </w:rPr>
        <w:t xml:space="preserve"> a partir de amostras de sangue; na área epidemiológica utilizando MALDI-TOF (</w:t>
      </w:r>
      <w:r w:rsidRPr="00260EB8">
        <w:rPr>
          <w:rFonts w:cs="Arial"/>
          <w:i/>
        </w:rPr>
        <w:t xml:space="preserve">Matrix Laser </w:t>
      </w:r>
      <w:proofErr w:type="spellStart"/>
      <w:r w:rsidRPr="00260EB8">
        <w:rPr>
          <w:rFonts w:cs="Arial"/>
          <w:i/>
        </w:rPr>
        <w:t>Desorption</w:t>
      </w:r>
      <w:proofErr w:type="spellEnd"/>
      <w:r w:rsidRPr="00260EB8">
        <w:rPr>
          <w:rFonts w:cs="Arial"/>
          <w:i/>
        </w:rPr>
        <w:t xml:space="preserve"> </w:t>
      </w:r>
      <w:proofErr w:type="spellStart"/>
      <w:r w:rsidRPr="00260EB8">
        <w:rPr>
          <w:rFonts w:cs="Arial"/>
          <w:i/>
        </w:rPr>
        <w:t>Ionization</w:t>
      </w:r>
      <w:proofErr w:type="spellEnd"/>
      <w:r w:rsidRPr="00260EB8">
        <w:rPr>
          <w:rFonts w:cs="Arial"/>
          <w:i/>
        </w:rPr>
        <w:t xml:space="preserve"> – Time </w:t>
      </w:r>
      <w:proofErr w:type="spellStart"/>
      <w:r w:rsidRPr="00260EB8">
        <w:rPr>
          <w:rFonts w:cs="Arial"/>
          <w:i/>
        </w:rPr>
        <w:t>Of</w:t>
      </w:r>
      <w:proofErr w:type="spellEnd"/>
      <w:r w:rsidRPr="00260EB8">
        <w:rPr>
          <w:rFonts w:cs="Arial"/>
          <w:i/>
        </w:rPr>
        <w:t xml:space="preserve"> </w:t>
      </w:r>
      <w:proofErr w:type="spellStart"/>
      <w:r w:rsidRPr="00260EB8">
        <w:rPr>
          <w:rFonts w:cs="Arial"/>
          <w:i/>
        </w:rPr>
        <w:t>Flight</w:t>
      </w:r>
      <w:proofErr w:type="spellEnd"/>
      <w:r w:rsidRPr="0096167C">
        <w:rPr>
          <w:rFonts w:cs="Arial"/>
        </w:rPr>
        <w:t>) na identificação de microrganismo</w:t>
      </w:r>
      <w:r w:rsidR="00F95512" w:rsidRPr="0096167C">
        <w:rPr>
          <w:rFonts w:cs="Arial"/>
        </w:rPr>
        <w:t xml:space="preserve"> </w:t>
      </w:r>
      <w:r w:rsidRPr="0096167C">
        <w:rPr>
          <w:rFonts w:cs="Arial"/>
        </w:rPr>
        <w:fldChar w:fldCharType="begin" w:fldLock="1"/>
      </w:r>
      <w:r w:rsidR="006C0031">
        <w:rPr>
          <w:rFonts w:cs="Arial"/>
        </w:rPr>
        <w:instrText>ADDIN CSL_CITATION { "citationItems" : [ { "id" : "ITEM-1", "itemData" : { "author" : [ { "dropping-particle" : "", "family" : "Mah\u00e9", "given" : "P", "non-dropping-particle" : "", "parse-names" : false, "suffix" : "" }, { "dropping-particle" : "", "family" : "Arsac", "given" : "Maud", "non-dropping-particle" : "", "parse-names" : false, "suffix" : "" }, { "dropping-particle" : "", "family" : "Chatellier", "given" : "Sonia", "non-dropping-particle" : "", "parse-names" : false, "suffix" : "" }, { "dropping-particle" : "", "family" : "Monnin", "given" : "V", "non-dropping-particle" : "", "parse-names" : false, "suffix" : "" } ], "container-title" : "\u2026", "id" : "ITEM-1", "issued" : { "date-parts" : [ [ "2014" ] ] }, "page" : "1-7", "title" : "Automatic identification of mixed bacterial species fingerprints in a MALDI-TOF mass-spectrum", "type" : "article-journal" }, "uris" : [ "http://www.mendeley.com/documents/?uuid=43912158-8d21-4e4e-b406-de530423ec42" ] }, { "id" : "ITEM-2", "itemData" : { "DOI" : "10.1128/AEM.00857-09", "ISSN" : "1098-5336", "PMID" : "19767470", "abstract" : "This report demonstrates the applicability of a combination of matrix-assisted laser desorption ionization-time of flight (MALDI-TOF) mass spectrometry (MS) and chemometrics for rapid and reliable identification of vegetative cells of the causative agent of anthrax, Bacillus anthracis. Bacillus cultures were prepared under standardized conditions and inactivated according to a recently developed MS-compatible inactivation protocol for highly pathogenic microorganisms. MALDI-TOF MS was then employed to collect spectra from the microbial samples and to build up a database of bacterial reference spectra. This database comprised mass peak profiles of 374 strains from Bacillus and related genera, among them 102 strains of B. anthracis and 121 strains of B. cereus. The information contained in the database was investigated by means of visual inspection of gel view representations, univariate t tests for biomarker identification, unsupervised hierarchical clustering, and artificial neural networks (ANNs). Analysis of gel views and independent t tests suggested B. anthracis- and B. cereus group-specific signals. For example, mass spectra of B. anthracis exhibited discriminating biomarkers at 4,606, 5,413, and 6,679 Da. A systematic search in proteomic databases allowed tentative assignment of some of the biomarkers to ribosomal protein or small acid-soluble proteins. Multivariate pattern analysis by unsupervised hierarchical cluster analysis further revealed a subproteome-based taxonomy of the genus Bacillus. Superior classification accuracy was achieved when supervised ANNs were employed. For the identification of B. anthracis, independent validation of optimized ANN models yielded a diagnostic sensitivity of 100% and a specificity of 100%.", "author" : [ { "dropping-particle" : "", "family" : "Lasch", "given" : "Peter", "non-dropping-particle" : "", "parse-names" : false, "suffix" : "" }, { "dropping-particle" : "", "family" : "Beyer", "given" : "Wolfgang", "non-dropping-particle" : "", "parse-names" : false, "suffix" : "" }, { "dropping-particle" : "", "family" : "Nattermann", "given" : "Herbert", "non-dropping-particle" : "", "parse-names" : false, "suffix" : "" }, { "dropping-particle" : "", "family" : "St\u00e4mmler", "given" : "Maren", "non-dropping-particle" : "", "parse-names" : false, "suffix" : "" }, { "dropping-particle" : "", "family" : "Siegbrecht", "given" : "Enrico", "non-dropping-particle" : "", "parse-names" : false, "suffix" : "" }, { "dropping-particle" : "", "family" : "Grunow", "given" : "Roland", "non-dropping-particle" : "", "parse-names" : false, "suffix" : "" }, { "dropping-particle" : "", "family" : "Naumann", "given" : "Dieter", "non-dropping-particle" : "", "parse-names" : false, "suffix" : "" } ], "container-title" : "Applied and environmental microbiology", "id" : "ITEM-2", "issue" : "22", "issued" : { "date-parts" : [ [ "2009", "11" ] ] }, "page" : "7229-42", "title" : "Identification of Bacillus anthracis by using matrix-assisted laser desorption ionization-time of flight mass spectrometry and artificial neural networks.", "type" : "article-journal", "volume" : "75" }, "uris" : [ "http://www.mendeley.com/documents/?uuid=7715ad3c-0c94-4ba7-ba9d-04d51eb4677c" ] }, { "id" : "ITEM-3", "itemData" : { "DOI" : "10.1016/j.syapm.2010.11.003", "ISSN" : "1618-0984", "PMID" : "21295428", "abstract" : "At present, there is much variability between MALDI-TOF MS methodology for the characterization of bacteria through differences in e.g., sample preparation methods, matrix solutions, organic solvents, acquisition methods and data analysis methods. After evaluation of the existing methods, a standard protocol was developed to generate MALDI-TOF mass spectra obtained from a collection of reference strains belonging to the genera Leuconostoc, Fructobacillus and Lactococcus. Bacterial cells were harvested after 24h of growth at 28\u00b0C on the media MRS or TSA. Mass spectra were generated, using the CHCA matrix combined with a 50:48:2 acetonitrile:water:trifluoroacetic acid matrix solution, and analyzed by the cell smear method and the cell extract method. After a data preprocessing step, the resulting high quality data set was used for PCA, distance calculation and multi-dimensional scaling. Using these analyses, species-specific information in the MALDI-TOF mass spectra could be demonstrated. As a next step, the spectra, as well as the binary character set derived from these spectra, were successfully used for species identification within the genera Leuconostoc, Fructobacillus, and Lactococcus. Using MALDI-TOF MS identification libraries for Leuconostoc and Fructobacillus strains, 84% of the MALDI-TOF mass spectra were correctly identified at the species level. Similarly, the same analysis strategy within the genus Lactococcus resulted in 94% correct identifications, taking species and subspecies levels into consideration. Finally, two machine learning techniques were evaluated as alternative species identification tools. The two techniques, support vector machines and random forests, resulted in accuracies between 94% and 98% for the identification of Leuconostoc and Fructobacillus species, respectively.", "author" : [ { "dropping-particle" : "De", "family" : "Bruyne", "given" : "Katrien", "non-dropping-particle" : "", "parse-names" : false, "suffix" : "" }, { "dropping-particle" : "", "family" : "Slabbinck", "given" : "Bram", "non-dropping-particle" : "", "parse-names" : false, "suffix" : "" }, { "dropping-particle" : "", "family" : "Waegeman", "given" : "Willem", "non-dropping-particle" : "", "parse-names" : false, "suffix" : "" }, { "dropping-particle" : "", "family" : "Vauterin", "given" : "Paul", "non-dropping-particle" : "", "parse-names" : false, "suffix" : "" }, { "dropping-particle" : "De", "family" : "Baets", "given" : "Bernard", "non-dropping-particle" : "", "parse-names" : false, "suffix" : "" }, { "dropping-particle" : "", "family" : "Vandamme", "given" : "Peter", "non-dropping-particle" : "", "parse-names" : false, "suffix" : "" } ], "container-title" : "Systematic and applied microbiology", "id" : "ITEM-3", "issue" : "1", "issued" : { "date-parts" : [ [ "2011", "2" ] ] }, "page" : "20-29", "publisher" : "Elsevier GmbH.", "title" : "Bacterial species identification from MALDI-TOF mass spectra through data analysis and machine learning.", "type" : "article-journal", "volume" : "34" }, "uris" : [ "http://www.mendeley.com/documents/?uuid=656b850c-2dfe-4a44-9e1f-20713592d583" ] }, { "id" : "ITEM-4", "itemData" : { "author" : [ { "dropping-particle" : "", "family" : "Demirev", "given" : "P a", "non-dropping-particle" : "", "parse-names" : false, "suffix" : "" }, { "dropping-particle" : "", "family" : "Ho", "given" : "Y.-P.", "non-dropping-particle" : "", "parse-names" : false, "suffix" : "" }, { "dropping-particle" : "", "family" : "Ryzhov", "given" : "V", "non-dropping-particle" : "", "parse-names" : false, "suffix" : "" }, { "dropping-particle" : "", "family" : "Fenselau", "given" : "C", "non-dropping-particle" : "", "parse-names" : false, "suffix" : "" } ], "container-title" : "Anal. Chem.", "id" : "ITEM-4", "issue" : "14", "issued" : { "date-parts" : [ [ "1999" ] ] }, "page" : "2732-2738", "title" : "Microorganism identification by mass spectrometry and protein database seaches", "type" : "article-journal", "volume" : "71" }, "uris" : [ "http://www.mendeley.com/documents/?uuid=97ed54aa-2023-489d-97de-86716150c24f" ] }, { "id" : "ITEM-5", "itemData" : { "DOI" : "10.1016/j.diagmicrobio.2011.07.002", "ISSN" : "1879-0070", "PMID" : "21855250", "abstract" : "Matrix-assisted laser desorption/ionization time-of-flight intact cell mass spectrometry (MALDI-TOF-ICMS) was used to differentiate pathogenic Candida species, difficult to identify by traditional methods such as growth and biochemical reactions. Results showed that species complexes like C. parapsilosis, C. orthopsilosis, and C. metapsilsosis, and very closely related species like C. glabrata and C. bracarensis, and C. albicans and C. dubliniensis could be clearly separated. MALDI-TOF-ICMS stands out as a promising tool for the rapid detection of emerging pathogens.", "author" : [ { "dropping-particle" : "", "family" : "Santos", "given" : "Cledir", "non-dropping-particle" : "", "parse-names" : false, "suffix" : "" }, { "dropping-particle" : "", "family" : "Lima", "given" : "Nelson", "non-dropping-particle" : "", "parse-names" : false, "suffix" : "" }, { "dropping-particle" : "", "family" : "Sampaio", "given" : "Paula", "non-dropping-particle" : "", "parse-names" : false, "suffix" : "" }, { "dropping-particle" : "", "family" : "Pais", "given" : "C\u00e9lia", "non-dropping-particle" : "", "parse-names" : false, "suffix" : "" } ], "container-title" : "Diagnostic microbiology and infectious disease", "id" : "ITEM-5", "issue" : "3", "issued" : { "date-parts" : [ [ "2011", "11" ] ] }, "page" : "304-8", "publisher" : "Elsevier Inc.", "title" : "Matrix-assisted laser desorption/ionization time-of-flight intact cell mass spectrometry to detect emerging pathogenic Candida species.", "type" : "article-journal", "volume" : "71" }, "uris" : [ "http://www.mendeley.com/documents/?uuid=b12eda7c-9c69-4ca7-8445-8899938f9323" ] }, { "id" : "ITEM-6", "itemData" : { "DOI" : "10.1002/(SICI)1097-0231(19960731)10:10&lt;1227::AID-RCM659&gt;3.0.CO;2-6", "ISSN" : "0951-4198", "PMID" : "8759332", "abstract" : "Matrix assisted laser desorption/ionization time-of-flight mass spectrometry (MALDI-TOFMS) was investigated as a method for the rapid identification of whole bacteria, either by comparison with archived reference spectra or by co-analysis with cultures of known bacteria. Bacteria were sampled from colonies on an agar plate, mixed with the matrix, air-dried, and introduced in batches into the mass spectrometer for analysis. In the first experiment, both bacterial strains that had been previously analyzed to obtain reference spectra and other strains that had not been analyzed were blind-numbered and their spectra were obtained. Those strains that matched reference spectra were found to be correctly identified. A second experiment involved co-analysis of reference strains and bind-numbered strains under identical conditions; species-specific identification was demonstrated by comparison of spectra of the blind-numbered strains with those of the standards. In all of the spectra obtained in these experiments, each bacterial strain showed a few characteristic high-mass ions which are thought to be derived from bacterial proteins. This work represents the first reported instance of successful bacterial chemotaxonomy by MALDI-TOFMS analysis of whole cells. For the strains tested, the method is rapid and simple.", "author" : [ { "dropping-particle" : "", "family" : "Holland", "given" : "R D", "non-dropping-particle" : "", "parse-names" : false, "suffix" : "" }, { "dropping-particle" : "", "family" : "Wilkes", "given" : "J G", "non-dropping-particle" : "", "parse-names" : false, "suffix" : "" }, { "dropping-particle" : "", "family" : "Rafii", "given" : "F", "non-dropping-particle" : "", "parse-names" : false, "suffix" : "" }, { "dropping-particle" : "", "family" : "Sutherland", "given" : "J B", "non-dropping-particle" : "", "parse-names" : false, "suffix" : "" }, { "dropping-particle" : "", "family" : "Persons", "given" : "C C", "non-dropping-particle" : "", "parse-names" : false, "suffix" : "" }, { "dropping-particle" : "", "family" : "Voorhees", "given" : "K J", "non-dropping-particle" : "", "parse-names" : false, "suffix" : "" }, { "dropping-particle" : "", "family" : "Lay", "given" : "J O", "non-dropping-particle" : "", "parse-names" : false, "suffix" : "" } ], "container-title" : "Rapid communications in mass spectrometry : RCM", "id" : "ITEM-6", "issue" : "10", "issued" : { "date-parts" : [ [ "1996", "1" ] ] }, "page" : "1227-32", "title" : "Rapid identification of intact whole bacteria based on spectral patterns using matrix-assisted laser desorption/ionization with time-of-flight mass spectrometry.", "type" : "article-journal", "volume" : "10" }, "uris" : [ "http://www.mendeley.com/documents/?uuid=7736ab12-591a-49a2-ba91-6df4703ea845" ] }, { "id" : "ITEM-7", "itemData" : { "DOI" : "10.1016/j.talanta.2009.06.081", "ISSN" : "1873-3573", "PMID" : "20082815", "abstract" : "A new application of intact cell MALDI-TOF MS (ICM-MS) methodology is described for monitoring the production of viral proteins and viral like particles using the baculovirus/insect cells expression system. Various MALDI matrices, cell preparation methods, cell/matrix volume ratio and MALDI target application procedures were tested in order to obtain the highest intensity and reproducibility of intact insect cell spectra. The web interface, SPECLUST (http://bioinfo.thep.lu.se/speclust.html), was used to construct dendograms based on MALDI-TOF MS data for evaluation of fingerprint changes. We demonstrate that insect cell mass spectrum fingerprints are characteristic of each viral protein/particle production. Their changes along the time for each production experiment correlate with the intracellular viral protein content determined by Western blot. This work shows that this simple, fast and low cost assay, which requires low sample volume, is a powerful analytical tool that complements the most common analytical methods used for monitoring bioprocesses and has potential application in the biotechnological industry namely, in the production of recombinant proteins.", "author" : [ { "dropping-particle" : "", "family" : "Franco", "given" : "Catarina F", "non-dropping-particle" : "", "parse-names" : false, "suffix" : "" }, { "dropping-particle" : "", "family" : "Mellado", "given" : "Maria C\u00e2ndida M", "non-dropping-particle" : "", "parse-names" : false, "suffix" : "" }, { "dropping-particle" : "", "family" : "Alves", "given" : "Paula M", "non-dropping-particle" : "", "parse-names" : false, "suffix" : "" }, { "dropping-particle" : "V", "family" : "Coelho", "given" : "Ana", "non-dropping-particle" : "", "parse-names" : false, "suffix" : "" } ], "container-title" : "Talanta", "id" : "ITEM-7", "issue" : "4", "issued" : { "date-parts" : [ [ "2010", "2", "15" ] ] }, "page" : "1561-8", "title" : "Monitoring virus-like particle and viral protein production by intact cell MALDI-TOF mass spectrometry.", "type" : "article-journal", "volume" : "80" }, "uris" : [ "http://www.mendeley.com/documents/?uuid=4ec74b2a-e941-4dae-98a4-d88af1244e1d" ] }, { "id" : "ITEM-8", "itemData" : { "abstract" : "Species differentiation is important for the early detection and identification of pathogenic and food- spoilage microorganisms that may be present in fish and seafood products. The main 26 species of seafood spoilage and pathogenic Gram-negative bacteria, including Aeromonas hydrophila, Acineto- bacter baumanii, Pseudomonas spp., and Enterobacter spp. among others, were characterized by matrix- assisted laser desorption ionization-time of flight mass spectrometry (MALDI-TOF MS) of low molecular weight proteins extracted from intact bacterial cells by a fast procedure. From the acquired spectra, a library of specific mass spectral fingerprints was constructed. To analyze spectral fingerprints, peaks in the mass range of 2000-10 000 Da were considered and representative mass lists of 10-35 peak masses were compiled. At least one unique biomarker peak was observed for each species, and various genus-specific peaks were detected for genera Proteus, Providencia, Pseudomonas, Serratia, Shewanella, and Vibrio. Phyloproteomic relationships based on these data were compared to phylogenetic analysis based on the 16S rRNA gene, and a similar clustering was found. The method was also successfully applied for the identification of three bacterial strains isolated from seafood by comparing the spectral fingerprints with the created library of reference fingerprints. Thus, the proteomic approach demon- strated", "author" : [ { "dropping-particle" : "", "family" : "Bo\u0308hme", "given" : "Karola", "non-dropping-particle" : "", "parse-names" : false, "suffix" : "" }, { "dropping-particle" : "", "family" : "Fern\u00e1ndez-No", "given" : "Inmaculada C.", "non-dropping-particle" : "", "parse-names" : false, "suffix" : "" }, { "dropping-particle" : "", "family" : "Barros-Vel\u00e1zquez", "given" : "Jorge", "non-dropping-particle" : "", "parse-names" : false, "suffix" : "" }, { "dropping-particle" : "", "family" : "Gallardo", "given" : "Jos\u00e9 M.", "non-dropping-particle" : "", "parse-names" : false, "suffix" : "" }, { "dropping-particle" : "", "family" : "Carlo-Mata", "given" : "Pilar", "non-dropping-particle" : "", "parse-names" : false, "suffix" : "" }, { "dropping-particle" : "", "family" : "Ca\u00f1as", "given" : "Benito", "non-dropping-particle" : "", "parse-names" : false, "suffix" : "" } ], "container-title" : "Joural of proteome research", "id" : "ITEM-8", "issued" : { "date-parts" : [ [ "2010" ] ] }, "note" : "Speclust - http:// bioinfo.thep.lu.se/speclust.html\n\n\n\n\nBases de dados de fingerprint \n\n\n\n\nSpectraBank:\nhttp://www.usc.es/gl/investigacion/grupos/lhica/spectrabank/links.html", "page" : "3169-3183", "title" : "Species differentiation of seafood spoilage and pathogenic gram-negative bacteria by MALDI-TOF mass fingerprinting", "type" : "article-journal" }, "uris" : [ "http://www.mendeley.com/documents/?uuid=8af8f942-f80b-445e-a97c-4d42510fefa2" ] } ], "mendeley" : { "formattedCitation" : "(HOLLAND et al., 1996; DEMIREV et al., 1999; LASCH et al., 2009; BO\u0308HME et al., 2010; FRANCO et al., 2010; BRUYNE et al., 2011; SANTOS et al., 2011; MAH\u00c9 et al., 2014)", "plainTextFormattedCitation" : "(HOLLAND et al., 1996; DEMIREV et al., 1999; LASCH et al., 2009; BO\u0308HME et al., 2010; FRANCO et al., 2010; BRUYNE et al., 2011; SANTOS et al., 2011; MAH\u00c9 et al., 2014)", "previouslyFormattedCitation" : "(HOLLAND et al., 1996; DEMIREV et al., 1999; LASCH et al., 2009; BO\u0308HME et al., 2010; FRANCO et al., 2010; BRUYNE et al., 2011; SANTOS et al., 2011; MAH\u00c9 et al., 2014)" }, "properties" : { "noteIndex" : 0 }, "schema" : "https://github.com/citation-style-language/schema/raw/master/csl-citation.json" }</w:instrText>
      </w:r>
      <w:r w:rsidRPr="0096167C">
        <w:rPr>
          <w:rFonts w:cs="Arial"/>
        </w:rPr>
        <w:fldChar w:fldCharType="separate"/>
      </w:r>
      <w:r w:rsidR="00034965" w:rsidRPr="0096167C">
        <w:rPr>
          <w:rFonts w:cs="Arial"/>
          <w:noProof/>
        </w:rPr>
        <w:t>(HOLLAND et al., 1996; DEMIREV et al., 1999; LASCH et al., 2009; BÖHME et al., 2010; FRANCO et al., 2010; BRUYNE et al., 2011; SANTOS et al., 2011; MAHÉ et al., 2014)</w:t>
      </w:r>
      <w:r w:rsidRPr="0096167C">
        <w:rPr>
          <w:rFonts w:cs="Arial"/>
        </w:rPr>
        <w:fldChar w:fldCharType="end"/>
      </w:r>
      <w:r w:rsidRPr="0096167C">
        <w:rPr>
          <w:rFonts w:cs="Arial"/>
        </w:rPr>
        <w:t xml:space="preserve"> encontrados em diversos ambientes, como bactérias encontradas em frutos do mar</w:t>
      </w:r>
      <w:r w:rsidR="00F95512" w:rsidRPr="0096167C">
        <w:rPr>
          <w:rFonts w:cs="Arial"/>
        </w:rPr>
        <w:t xml:space="preserve"> </w:t>
      </w:r>
      <w:r w:rsidRPr="0096167C">
        <w:rPr>
          <w:rFonts w:cs="Arial"/>
        </w:rPr>
        <w:fldChar w:fldCharType="begin" w:fldLock="1"/>
      </w:r>
      <w:r w:rsidR="006C0031">
        <w:rPr>
          <w:rFonts w:cs="Arial"/>
        </w:rPr>
        <w:instrText>ADDIN CSL_CITATION { "citationItems" : [ { "id" : "ITEM-1", "itemData" : { "abstract" : "Species differentiation is important for the early detection and identification of pathogenic and food- spoilage microorganisms that may be present in fish and seafood products. The main 26 species of seafood spoilage and pathogenic Gram-negative bacteria, including Aeromonas hydrophila, Acineto- bacter baumanii, Pseudomonas spp., and Enterobacter spp. among others, were characterized by matrix- assisted laser desorption ionization-time of flight mass spectrometry (MALDI-TOF MS) of low molecular weight proteins extracted from intact bacterial cells by a fast procedure. From the acquired spectra, a library of specific mass spectral fingerprints was constructed. To analyze spectral fingerprints, peaks in the mass range of 2000-10 000 Da were considered and representative mass lists of 10-35 peak masses were compiled. At least one unique biomarker peak was observed for each species, and various genus-specific peaks were detected for genera Proteus, Providencia, Pseudomonas, Serratia, Shewanella, and Vibrio. Phyloproteomic relationships based on these data were compared to phylogenetic analysis based on the 16S rRNA gene, and a similar clustering was found. The method was also successfully applied for the identification of three bacterial strains isolated from seafood by comparing the spectral fingerprints with the created library of reference fingerprints. Thus, the proteomic approach demon- strated", "author" : [ { "dropping-particle" : "", "family" : "Bo\u0308hme", "given" : "Karola", "non-dropping-particle" : "", "parse-names" : false, "suffix" : "" }, { "dropping-particle" : "", "family" : "Fern\u00e1ndez-No", "given" : "Inmaculada C.", "non-dropping-particle" : "", "parse-names" : false, "suffix" : "" }, { "dropping-particle" : "", "family" : "Barros-Vel\u00e1zquez", "given" : "Jorge", "non-dropping-particle" : "", "parse-names" : false, "suffix" : "" }, { "dropping-particle" : "", "family" : "Gallardo", "given" : "Jos\u00e9 M.", "non-dropping-particle" : "", "parse-names" : false, "suffix" : "" }, { "dropping-particle" : "", "family" : "Carlo-Mata", "given" : "Pilar", "non-dropping-particle" : "", "parse-names" : false, "suffix" : "" }, { "dropping-particle" : "", "family" : "Ca\u00f1as", "given" : "Benito", "non-dropping-particle" : "", "parse-names" : false, "suffix" : "" } ], "container-title" : "Joural of proteome research", "id" : "ITEM-1", "issued" : { "date-parts" : [ [ "2010" ] ] }, "note" : "Speclust - http:// bioinfo.thep.lu.se/speclust.html\n\n\n\n\nBases de dados de fingerprint \n\n\n\n\nSpectraBank:\nhttp://www.usc.es/gl/investigacion/grupos/lhica/spectrabank/links.html", "page" : "3169-3183", "title" : "Species differentiation of seafood spoilage and pathogenic gram-negative bacteria by MALDI-TOF mass fingerprinting", "type" : "article-journal" }, "uris" : [ "http://www.mendeley.com/documents/?uuid=8af8f942-f80b-445e-a97c-4d42510fefa2" ] } ], "mendeley" : { "formattedCitation" : "(BO\u0308HME et al., 2010)", "plainTextFormattedCitation" : "(BO\u0308HME et al., 2010)", "previouslyFormattedCitation" : "(BO\u0308HME et al., 2010)" }, "properties" : { "noteIndex" : 0 }, "schema" : "https://github.com/citation-style-language/schema/raw/master/csl-citation.json" }</w:instrText>
      </w:r>
      <w:r w:rsidRPr="0096167C">
        <w:rPr>
          <w:rFonts w:cs="Arial"/>
        </w:rPr>
        <w:fldChar w:fldCharType="separate"/>
      </w:r>
      <w:r w:rsidR="00034965" w:rsidRPr="0096167C">
        <w:rPr>
          <w:rFonts w:cs="Arial"/>
          <w:noProof/>
        </w:rPr>
        <w:t>(BÖHME et al., 2010)</w:t>
      </w:r>
      <w:r w:rsidRPr="0096167C">
        <w:rPr>
          <w:rFonts w:cs="Arial"/>
        </w:rPr>
        <w:fldChar w:fldCharType="end"/>
      </w:r>
      <w:r w:rsidRPr="0096167C">
        <w:rPr>
          <w:rFonts w:cs="Arial"/>
        </w:rPr>
        <w:t>. Junto com as aplicações</w:t>
      </w:r>
      <w:r w:rsidR="005D62B7" w:rsidRPr="0096167C">
        <w:rPr>
          <w:rFonts w:cs="Arial"/>
        </w:rPr>
        <w:t>,</w:t>
      </w:r>
      <w:r w:rsidRPr="0096167C">
        <w:rPr>
          <w:rFonts w:cs="Arial"/>
        </w:rPr>
        <w:t xml:space="preserve"> as técnicas de análise dos espectros precisaram ser aprimoradas melhorando a precisão dos resultados. Diversas técnicas foram </w:t>
      </w:r>
      <w:r w:rsidR="002E7020" w:rsidRPr="0096167C">
        <w:rPr>
          <w:rFonts w:cs="Arial"/>
        </w:rPr>
        <w:t>desenvolvidas</w:t>
      </w:r>
      <w:r w:rsidRPr="0096167C">
        <w:rPr>
          <w:rFonts w:cs="Arial"/>
        </w:rPr>
        <w:t xml:space="preserve"> para </w:t>
      </w:r>
      <w:r w:rsidR="00DF5421" w:rsidRPr="0096167C">
        <w:rPr>
          <w:rFonts w:cs="Arial"/>
        </w:rPr>
        <w:t>analisar</w:t>
      </w:r>
      <w:r w:rsidRPr="0096167C">
        <w:rPr>
          <w:rFonts w:cs="Arial"/>
        </w:rPr>
        <w:t xml:space="preserve"> dados de espectrometria</w:t>
      </w:r>
      <w:r w:rsidR="00DF5421" w:rsidRPr="0096167C">
        <w:rPr>
          <w:rFonts w:cs="Arial"/>
        </w:rPr>
        <w:t xml:space="preserve"> de massas</w:t>
      </w:r>
      <w:r w:rsidRPr="0096167C">
        <w:rPr>
          <w:rFonts w:cs="Arial"/>
        </w:rPr>
        <w:t>; recentemente o algoritmo DIANA</w:t>
      </w:r>
      <w:r w:rsidR="00B304ED" w:rsidRPr="0096167C">
        <w:rPr>
          <w:rFonts w:cs="Arial"/>
        </w:rPr>
        <w:t xml:space="preserve"> </w:t>
      </w:r>
      <w:r w:rsidRPr="0096167C">
        <w:rPr>
          <w:rFonts w:cs="Arial"/>
        </w:rPr>
        <w:fldChar w:fldCharType="begin" w:fldLock="1"/>
      </w:r>
      <w:r w:rsidR="005F1737" w:rsidRPr="0096167C">
        <w:rPr>
          <w:rFonts w:cs="Arial"/>
        </w:rPr>
        <w:instrText>ADDIN CSL_CITATION { "citationItems" : [ { "id" : "ITEM-1", "itemData" : { "author" : [ { "dropping-particle" : "", "family" : "Teleman", "given" : "Johan", "non-dropping-particle" : "", "parse-names" : false, "suffix" : "" }, { "dropping-particle" : "", "family" : "R\u00f6st", "given" : "Hannes", "non-dropping-particle" : "", "parse-names" : false, "suffix" : "" }, { "dropping-particle" : "", "family" : "Rosenberger", "given" : "George", "non-dropping-particle" : "", "parse-names" : false, "suffix" : "" }, { "dropping-particle" : "", "family" : "Schmitt", "given" : "Uwe", "non-dropping-particle" : "", "parse-names" : false, "suffix" : "" }, { "dropping-particle" : "", "family" : "Malmstr\u00f6m", "given" : "Lars", "non-dropping-particle" : "", "parse-names" : false, "suffix" : "" }, { "dropping-particle" : "", "family" : "Levander", "given" : "Fredrik", "non-dropping-particle" : "", "parse-names" : false, "suffix" : "" } ], "id" : "ITEM-1", "issued" : { "date-parts" : [ [ "2014" ] ] }, "page" : "1-8", "title" : "Gene Expression DIANA - algorithmic improvements for analysis of data- independent acquisition MS data", "type" : "article-journal" }, "uris" : [ "http://www.mendeley.com/documents/?uuid=aeefdcb8-534d-4f6d-bb07-ddde9b5e5e01" ] } ], "mendeley" : { "formattedCitation" : "(TELEMAN et al., 2014)", "plainTextFormattedCitation" : "(TELEMAN et al., 2014)", "previouslyFormattedCitation" : "(TELEMAN et al., 2014)" }, "properties" : { "noteIndex" : 0 }, "schema" : "https://github.com/citation-style-language/schema/raw/master/csl-citation.json" }</w:instrText>
      </w:r>
      <w:r w:rsidRPr="0096167C">
        <w:rPr>
          <w:rFonts w:cs="Arial"/>
        </w:rPr>
        <w:fldChar w:fldCharType="separate"/>
      </w:r>
      <w:r w:rsidR="00034965" w:rsidRPr="0096167C">
        <w:rPr>
          <w:rFonts w:cs="Arial"/>
          <w:noProof/>
        </w:rPr>
        <w:t>(TELEMAN et al., 2014)</w:t>
      </w:r>
      <w:r w:rsidRPr="0096167C">
        <w:rPr>
          <w:rFonts w:cs="Arial"/>
        </w:rPr>
        <w:fldChar w:fldCharType="end"/>
      </w:r>
      <w:r w:rsidRPr="0096167C">
        <w:rPr>
          <w:rFonts w:cs="Arial"/>
        </w:rPr>
        <w:t xml:space="preserve"> foi </w:t>
      </w:r>
      <w:r w:rsidRPr="0096167C">
        <w:rPr>
          <w:rFonts w:cs="Arial"/>
        </w:rPr>
        <w:lastRenderedPageBreak/>
        <w:t xml:space="preserve">proposto </w:t>
      </w:r>
      <w:r w:rsidR="005236A6" w:rsidRPr="0096167C">
        <w:rPr>
          <w:rFonts w:cs="Arial"/>
        </w:rPr>
        <w:t xml:space="preserve">para </w:t>
      </w:r>
      <w:r w:rsidRPr="0096167C">
        <w:rPr>
          <w:rFonts w:cs="Arial"/>
        </w:rPr>
        <w:t>ser uma nova técnica para a análise e aquisição de dados de cromatografia líquida</w:t>
      </w:r>
      <w:r w:rsidR="00726FD4">
        <w:rPr>
          <w:rFonts w:cs="Arial"/>
        </w:rPr>
        <w:t xml:space="preserve"> e classificação com base em um classificador estatístico.</w:t>
      </w:r>
      <w:r w:rsidR="00053C54">
        <w:rPr>
          <w:rFonts w:cs="Arial"/>
        </w:rPr>
        <w:t xml:space="preserve"> </w:t>
      </w:r>
    </w:p>
    <w:p w14:paraId="4719B6B6" w14:textId="2AE49E60" w:rsidR="00BF6C0D" w:rsidRPr="0096167C" w:rsidRDefault="00BF6C0D" w:rsidP="00BF6C0D">
      <w:pPr>
        <w:rPr>
          <w:rFonts w:cs="Arial"/>
        </w:rPr>
      </w:pPr>
      <w:r w:rsidRPr="0096167C">
        <w:rPr>
          <w:rFonts w:cs="Arial"/>
        </w:rPr>
        <w:t xml:space="preserve">Neste trabalho </w:t>
      </w:r>
      <w:r w:rsidR="00F95512" w:rsidRPr="0096167C">
        <w:rPr>
          <w:rFonts w:cs="Arial"/>
        </w:rPr>
        <w:t>propomos o MS-ML Studio,</w:t>
      </w:r>
      <w:r w:rsidR="00D23C4B" w:rsidRPr="0096167C">
        <w:rPr>
          <w:rFonts w:cs="Arial"/>
        </w:rPr>
        <w:t xml:space="preserve"> </w:t>
      </w:r>
      <w:r w:rsidR="00A3047A" w:rsidRPr="0096167C">
        <w:rPr>
          <w:rFonts w:cs="Arial"/>
        </w:rPr>
        <w:t xml:space="preserve">como </w:t>
      </w:r>
      <w:r w:rsidR="00D23C4B" w:rsidRPr="0096167C">
        <w:rPr>
          <w:rFonts w:cs="Arial"/>
        </w:rPr>
        <w:t>uma</w:t>
      </w:r>
      <w:r w:rsidRPr="0096167C">
        <w:rPr>
          <w:rFonts w:cs="Arial"/>
        </w:rPr>
        <w:t xml:space="preserve"> abordagem </w:t>
      </w:r>
      <w:commentRangeStart w:id="100"/>
      <w:r w:rsidRPr="0096167C">
        <w:rPr>
          <w:rFonts w:cs="Arial"/>
        </w:rPr>
        <w:t xml:space="preserve">genérica de análise de dados espectrometria </w:t>
      </w:r>
      <w:commentRangeEnd w:id="100"/>
      <w:r w:rsidR="00461123">
        <w:rPr>
          <w:rStyle w:val="CommentReference"/>
        </w:rPr>
        <w:commentReference w:id="100"/>
      </w:r>
      <w:r w:rsidRPr="0096167C">
        <w:rPr>
          <w:rFonts w:cs="Arial"/>
        </w:rPr>
        <w:t>de massas</w:t>
      </w:r>
      <w:r w:rsidR="0013589A" w:rsidRPr="0096167C">
        <w:rPr>
          <w:rFonts w:cs="Arial"/>
        </w:rPr>
        <w:t xml:space="preserve"> usando técnicas de inteligência artificial</w:t>
      </w:r>
      <w:r w:rsidRPr="0096167C">
        <w:rPr>
          <w:rFonts w:cs="Arial"/>
        </w:rPr>
        <w:t xml:space="preserve">, permitindo que o usuário </w:t>
      </w:r>
      <w:r w:rsidR="00F34031" w:rsidRPr="0096167C">
        <w:rPr>
          <w:rFonts w:cs="Arial"/>
        </w:rPr>
        <w:t xml:space="preserve">realize as tarefas de </w:t>
      </w:r>
      <w:commentRangeStart w:id="101"/>
      <w:r w:rsidR="00F34031" w:rsidRPr="0096167C">
        <w:rPr>
          <w:rFonts w:cs="Arial"/>
        </w:rPr>
        <w:t>extração de características</w:t>
      </w:r>
      <w:commentRangeEnd w:id="101"/>
      <w:r w:rsidR="00053C54">
        <w:rPr>
          <w:rStyle w:val="CommentReference"/>
        </w:rPr>
        <w:commentReference w:id="101"/>
      </w:r>
      <w:r w:rsidR="00F34031" w:rsidRPr="0096167C">
        <w:rPr>
          <w:rFonts w:cs="Arial"/>
        </w:rPr>
        <w:t xml:space="preserve"> e classificação </w:t>
      </w:r>
      <w:r w:rsidR="00670A48">
        <w:rPr>
          <w:rFonts w:cs="Arial"/>
        </w:rPr>
        <w:t>abstraindo a necessidade</w:t>
      </w:r>
      <w:r w:rsidR="00F34031" w:rsidRPr="0096167C">
        <w:rPr>
          <w:rFonts w:cs="Arial"/>
        </w:rPr>
        <w:t xml:space="preserve"> </w:t>
      </w:r>
      <w:r w:rsidR="004C1D7E" w:rsidRPr="0096167C">
        <w:rPr>
          <w:rFonts w:cs="Arial"/>
        </w:rPr>
        <w:t>d</w:t>
      </w:r>
      <w:r w:rsidR="00670A48">
        <w:rPr>
          <w:rFonts w:cs="Arial"/>
        </w:rPr>
        <w:t>o usuário</w:t>
      </w:r>
      <w:r w:rsidR="004C1D7E" w:rsidRPr="0096167C">
        <w:rPr>
          <w:rFonts w:cs="Arial"/>
        </w:rPr>
        <w:t xml:space="preserve"> ter conhecimentos</w:t>
      </w:r>
      <w:r w:rsidR="002A7537" w:rsidRPr="0096167C">
        <w:rPr>
          <w:rFonts w:cs="Arial"/>
        </w:rPr>
        <w:t xml:space="preserve"> profu</w:t>
      </w:r>
      <w:r w:rsidR="00A31204">
        <w:rPr>
          <w:rFonts w:cs="Arial"/>
        </w:rPr>
        <w:t>ndos em Inteligência artificial; mas também disponibilizamos o código fonte para que programadores experientes possam estudar e contribuir com o có</w:t>
      </w:r>
      <w:r w:rsidR="00A33181">
        <w:rPr>
          <w:rFonts w:cs="Arial"/>
        </w:rPr>
        <w:t>digo</w:t>
      </w:r>
      <w:r w:rsidRPr="0096167C">
        <w:rPr>
          <w:rFonts w:cs="Arial"/>
        </w:rPr>
        <w:t>.</w:t>
      </w:r>
    </w:p>
    <w:p w14:paraId="40833903" w14:textId="77777777" w:rsidR="00BF6C0D" w:rsidRPr="0096167C" w:rsidRDefault="00BF6C0D" w:rsidP="00BF6C0D">
      <w:pPr>
        <w:rPr>
          <w:rFonts w:cs="Arial"/>
        </w:rPr>
      </w:pPr>
    </w:p>
    <w:p w14:paraId="68D8EB39" w14:textId="77777777" w:rsidR="000149F4" w:rsidRDefault="00BF6C0D" w:rsidP="00BF6C0D">
      <w:pPr>
        <w:rPr>
          <w:rFonts w:cs="Arial"/>
        </w:rPr>
      </w:pPr>
      <w:commentRangeStart w:id="102"/>
      <w:r w:rsidRPr="0096167C">
        <w:rPr>
          <w:rFonts w:cs="Arial"/>
        </w:rPr>
        <w:t>O processamento de dados de espectrometria exige que o analista saiba para o que é importante e o que não é no espectro, logo é preciso realizar um pré-processamento para seleç</w:t>
      </w:r>
      <w:r w:rsidR="00E608BC" w:rsidRPr="0096167C">
        <w:rPr>
          <w:rFonts w:cs="Arial"/>
        </w:rPr>
        <w:t>ão dos picos</w:t>
      </w:r>
      <w:r w:rsidR="00A12E9A" w:rsidRPr="0096167C">
        <w:rPr>
          <w:rFonts w:cs="Arial"/>
        </w:rPr>
        <w:t xml:space="preserve">. </w:t>
      </w:r>
      <w:r w:rsidR="00AD686F" w:rsidRPr="0096167C">
        <w:rPr>
          <w:rFonts w:cs="Arial"/>
        </w:rPr>
        <w:t>E</w:t>
      </w:r>
      <w:r w:rsidRPr="0096167C">
        <w:rPr>
          <w:rFonts w:cs="Arial"/>
        </w:rPr>
        <w:t xml:space="preserve">xistem diversas técnicas e algoritmos </w:t>
      </w:r>
      <w:r w:rsidR="00AD686F" w:rsidRPr="0096167C">
        <w:rPr>
          <w:rFonts w:cs="Arial"/>
        </w:rPr>
        <w:t>para seleção de picos</w:t>
      </w:r>
      <w:r w:rsidR="009001E7" w:rsidRPr="0096167C">
        <w:rPr>
          <w:rFonts w:cs="Arial"/>
        </w:rPr>
        <w:t xml:space="preserve"> </w:t>
      </w:r>
      <w:r w:rsidRPr="0096167C">
        <w:rPr>
          <w:rFonts w:cs="Arial"/>
        </w:rPr>
        <w:fldChar w:fldCharType="begin" w:fldLock="1"/>
      </w:r>
      <w:r w:rsidR="005F1737" w:rsidRPr="0096167C">
        <w:rPr>
          <w:rFonts w:cs="Arial"/>
        </w:rPr>
        <w:instrText>ADDIN CSL_CITATION { "citationItems" : [ { "id" : "ITEM-1", "itemData" : { "DOI" : "10.1109/TCBB.2010.18", "ISSN" : "1545-5963", "abstract" : "Progress is continuously being made in the quest for stable biomarkers linked to complex diseases. Mass spectrometers are one of the devices for tackling this problem. The data profiles they produce are noisy and unstable. In these profiles, biomarkers are detected as signal regions (peaks), where control and disease samples behave differently. Mass spectrometry (MS) data generally contain a limited number of samples described by a high number of features. In this work, we present a novel class of evolutionary algorithms, estimation of distribution algorithms (EDA), as an efficient peak selector in this MS domain. There is a trade-of f between the reliability of the detected biomarkers and the low number of samples for analysis. For this reason, we introduce a consensus approach, built upon the classical EDA scheme, that improves stability and robustness of the final set of relevant peaks. An entire data workflow is designed to yield unbiased results. Four publicly available MS data sets (two MALDI-TOF and another two SELDI-TOF) are analyzed. The results are compared to the original works, and a new plot (peak frequential plot) for graphically inspecting the relevant peaks is introduced. A complete online supplementary page, which can be found at http://www.sc.ehu.es/ccwbayes/members/ruben/ms, includes extended info and results, in addition to Matlab scripts and references.", "author" : [ { "dropping-particle" : "", "family" : "Armananzas", "given" : "Ruben", "non-dropping-particle" : "", "parse-names" : false, "suffix" : "" }, { "dropping-particle" : "", "family" : "Saeys", "given" : "Yvan", "non-dropping-particle" : "", "parse-names" : false, "suffix" : "" }, { "dropping-particle" : "", "family" : "Inza", "given" : "Inaki", "non-dropping-particle" : "", "parse-names" : false, "suffix" : "" }, { "dropping-particle" : "", "family" : "Garcia-Torres", "given" : "Miguel", "non-dropping-particle" : "", "parse-names" : false, "suffix" : "" }, { "dropping-particle" : "", "family" : "Bielza", "given" : "Concha", "non-dropping-particle" : "", "parse-names" : false, "suffix" : "" }, { "dropping-particle" : "Van De", "family" : "Peer", "given" : "Yves", "non-dropping-particle" : "", "parse-names" : false, "suffix" : "" }, { "dropping-particle" : "", "family" : "Larranaga", "given" : "Pedro", "non-dropping-particle" : "", "parse-names" : false, "suffix" : "" } ], "container-title" : "IEEE/ACM Transactions on Computational Biology and Bioinformatics", "id" : "ITEM-1", "issue" : "3", "issued" : { "date-parts" : [ [ "2011" ] ] }, "page" : "760-774", "title" : "Peakbin Selection in Mass Spectrometry Data Using a Consensus Approach with Estimation of Distribution Algorithms", "type" : "article-journal", "volume" : "8" }, "uris" : [ "http://www.mendeley.com/documents/?uuid=0061013e-9c64-41e0-a6fa-4fc564ff3ae8" ] }, { "id" : "ITEM-2", "itemData" : { "DOI" : "10.1186/1471-2105-9-355", "ISSN" : "1471-2105", "PMID" : "18755032", "abstract" : "BACKGROUND: The reliable extraction of features from mass spectra is a fundamental step in the automated analysis of proteomic mass spectrometry (MS) experiments.\n\nRESULTS: This contribution proposes a sparse template regression approach to peak picking called NITPICK. NITPICK is a Non-greedy, Iterative Template-based peak PICKer that deconvolves complex overlapping isotope distributions in multicomponent mass spectra. NITPICK is based on fractional averaging, a novel extension to Senko's well-known averaging model, and on a modified version of sparse, non-negative least angle regression, for which a suitable, statistically motivated early stopping criterion has been derived. The strength of NITPICK is the deconvolution of overlapping mixture mass spectra.\n\nCONCLUSION: Extensive comparative evaluation has been carried out and results are provided for simulated and real-world data sets. NITPICK outperforms pepex, to date the only alternate, publicly available, non-greedy feature extraction routine. NITPICK is available as software package for the R programming language and can be downloaded from (http://hci.iwr.uni-heidelberg.de/mip/proteomics/).", "author" : [ { "dropping-particle" : "", "family" : "Renard", "given" : "Bernhard Y", "non-dropping-particle" : "", "parse-names" : false, "suffix" : "" }, { "dropping-particle" : "", "family" : "Kirchner", "given" : "Marc", "non-dropping-particle" : "", "parse-names" : false, "suffix" : "" }, { "dropping-particle" : "", "family" : "Steen", "given" : "Hanno", "non-dropping-particle" : "", "parse-names" : false, "suffix" : "" }, { "dropping-particle" : "", "family" : "Steen", "given" : "Judith a J", "non-dropping-particle" : "", "parse-names" : false, "suffix" : "" }, { "dropping-particle" : "", "family" : "Hamprecht", "given" : "Fred a", "non-dropping-particle" : "", "parse-names" : false, "suffix" : "" } ], "container-title" : "BMC bioinformatics", "id" : "ITEM-2", "issued" : { "date-parts" : [ [ "2008", "1" ] ] }, "page" : "355", "title" : "NITPICK: peak identification for mass spectrometry data.", "type" : "article-journal", "volume" : "9" }, "uris" : [ "http://www.mendeley.com/documents/?uuid=7555b5b8-6778-47dd-b831-b7d056d50f4b" ] }, { "id" : "ITEM-3", "itemData" : { "DOI" : "10.1186/1471-2105-10-4", "ISBN" : "1471210510", "ISSN" : "1471-2105", "PMID" : "19126200", "abstract" : "BACKGROUND: In mass spectrometry (MS) based proteomic data analysis, peak detection is an essential step for subsequent analysis. Recently, there has been significant progress in the development of various peak detection algorithms. However, neither a comprehensive survey nor an experimental comparison of these algorithms is yet available. The main objective of this paper is to provide such a survey and to compare the performance of single spectrum based peak detection methods.\n\nRESULTS: In general, we can decompose a peak detection procedure into three consequent parts: smoothing, baseline correction and peak finding. We first categorize existing peak detection algorithms according to the techniques used in different phases. Such a categorization reveals the differences and similarities among existing peak detection algorithms. Then, we choose five typical peak detection algorithms to conduct a comprehensive experimental study using both simulation data and real MALDI MS data.\n\nCONCLUSION: The results of comparison show that the continuous wavelet-based algorithm provides the best average performance.", "author" : [ { "dropping-particle" : "", "family" : "Yang", "given" : "Chao", "non-dropping-particle" : "", "parse-names" : false, "suffix" : "" }, { "dropping-particle" : "", "family" : "He", "given" : "Zengyou", "non-dropping-particle" : "", "parse-names" : false, "suffix" : "" }, { "dropping-particle" : "", "family" : "Yu", "given" : "Weichuan", "non-dropping-particle" : "", "parse-names" : false, "suffix" : "" } ], "container-title" : "BMC bioinformatics", "id" : "ITEM-3", "issued" : { "date-parts" : [ [ "2009", "1" ] ] }, "page" : "4", "title" : "Comparison of public peak detection algorithms for MALDI mass spectrometry data analysis.", "type" : "article-journal", "volume" : "10" }, "uris" : [ "http://www.mendeley.com/documents/?uuid=f164c6d7-feaf-4e45-b4f6-0025b0968c1b" ] } ], "mendeley" : { "formattedCitation" : "(RENARD et al., 2008; YANG et al., 2009; ARMANANZAS et al., 2011)", "plainTextFormattedCitation" : "(RENARD et al., 2008; YANG et al., 2009; ARMANANZAS et al., 2011)", "previouslyFormattedCitation" : "(RENARD et al., 2008; YANG et al., 2009; ARMANANZAS et al., 2011)" }, "properties" : { "noteIndex" : 0 }, "schema" : "https://github.com/citation-style-language/schema/raw/master/csl-citation.json" }</w:instrText>
      </w:r>
      <w:r w:rsidRPr="0096167C">
        <w:rPr>
          <w:rFonts w:cs="Arial"/>
        </w:rPr>
        <w:fldChar w:fldCharType="separate"/>
      </w:r>
      <w:r w:rsidR="00034965" w:rsidRPr="0096167C">
        <w:rPr>
          <w:rFonts w:cs="Arial"/>
          <w:noProof/>
        </w:rPr>
        <w:t>(RENARD et al., 2008; YANG et al., 2009; ARMANANZAS et al., 2011)</w:t>
      </w:r>
      <w:r w:rsidRPr="0096167C">
        <w:rPr>
          <w:rFonts w:cs="Arial"/>
        </w:rPr>
        <w:fldChar w:fldCharType="end"/>
      </w:r>
      <w:r w:rsidR="000149F4">
        <w:rPr>
          <w:rFonts w:cs="Arial"/>
        </w:rPr>
        <w:t>.</w:t>
      </w:r>
    </w:p>
    <w:p w14:paraId="70402D78" w14:textId="77777777" w:rsidR="000149F4" w:rsidRDefault="000149F4" w:rsidP="00BF6C0D">
      <w:pPr>
        <w:rPr>
          <w:rFonts w:cs="Arial"/>
        </w:rPr>
      </w:pPr>
    </w:p>
    <w:p w14:paraId="0FE83E3E" w14:textId="77777777" w:rsidR="00643A94" w:rsidRDefault="00BF6C0D" w:rsidP="00643A94">
      <w:pPr>
        <w:keepNext/>
      </w:pPr>
      <w:r w:rsidRPr="0096167C">
        <w:rPr>
          <w:rFonts w:cs="Arial"/>
        </w:rPr>
        <w:t xml:space="preserve"> </w:t>
      </w:r>
      <w:r w:rsidR="00643A94">
        <w:rPr>
          <w:rFonts w:cs="Arial"/>
          <w:noProof/>
          <w:lang w:val="en-US" w:eastAsia="en-US"/>
        </w:rPr>
        <w:drawing>
          <wp:inline distT="0" distB="0" distL="0" distR="0" wp14:anchorId="73600D9F" wp14:editId="7EAFA97A">
            <wp:extent cx="5618407" cy="4214243"/>
            <wp:effectExtent l="0" t="0" r="0" b="0"/>
            <wp:docPr id="642" name="Picture 11" descr="Macintosh HD:Users:calebebrim:Documents:Kit de Entrega:Imagens:FMAPeaksSelectionResiz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cintosh HD:Users:calebebrim:Documents:Kit de Entrega:Imagens:FMAPeaksSelectionResized.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18407" cy="4214243"/>
                    </a:xfrm>
                    <a:prstGeom prst="rect">
                      <a:avLst/>
                    </a:prstGeom>
                    <a:noFill/>
                    <a:ln>
                      <a:noFill/>
                    </a:ln>
                  </pic:spPr>
                </pic:pic>
              </a:graphicData>
            </a:graphic>
          </wp:inline>
        </w:drawing>
      </w:r>
    </w:p>
    <w:p w14:paraId="691D5817" w14:textId="71FAEABB" w:rsidR="000149F4" w:rsidRDefault="00643A94" w:rsidP="00643A94">
      <w:pPr>
        <w:pStyle w:val="Caption"/>
        <w:rPr>
          <w:rFonts w:cs="Arial"/>
        </w:rPr>
      </w:pPr>
      <w:bookmarkStart w:id="103" w:name="_Ref307147008"/>
      <w:bookmarkStart w:id="104" w:name="_Toc307490911"/>
      <w:r>
        <w:t xml:space="preserve">FIGURA </w:t>
      </w:r>
      <w:fldSimple w:instr=" SEQ Figure \* ARABIC ">
        <w:r w:rsidR="001063CA">
          <w:rPr>
            <w:noProof/>
          </w:rPr>
          <w:t>11</w:t>
        </w:r>
      </w:fldSimple>
      <w:bookmarkEnd w:id="103"/>
      <w:r>
        <w:t xml:space="preserve"> – Demonstração do algoritmo de seleção de picos controlados por um </w:t>
      </w:r>
      <w:proofErr w:type="spellStart"/>
      <w:r w:rsidRPr="00FD6A63">
        <w:rPr>
          <w:i/>
          <w:rPrChange w:id="105" w:author="Paulo Carvalho" w:date="2015-11-13T14:45:00Z">
            <w:rPr>
              <w:bCs w:val="0"/>
              <w:i/>
              <w:sz w:val="24"/>
              <w:lang w:val="en-US"/>
            </w:rPr>
          </w:rPrChange>
        </w:rPr>
        <w:t>threshold</w:t>
      </w:r>
      <w:proofErr w:type="spellEnd"/>
      <w:r>
        <w:t xml:space="preserve"> criado por uma media móvel </w:t>
      </w:r>
      <w:proofErr w:type="spellStart"/>
      <w:r w:rsidRPr="00FD6A63">
        <w:rPr>
          <w:i/>
          <w:rPrChange w:id="106" w:author="Paulo Carvalho" w:date="2015-11-13T14:45:00Z">
            <w:rPr>
              <w:bCs w:val="0"/>
              <w:i/>
              <w:sz w:val="24"/>
              <w:lang w:val="en-US"/>
            </w:rPr>
          </w:rPrChange>
        </w:rPr>
        <w:t>fuzzy</w:t>
      </w:r>
      <w:proofErr w:type="spellEnd"/>
      <w:r w:rsidR="00CB739A">
        <w:t xml:space="preserve"> com diferentes janelas</w:t>
      </w:r>
      <w:r>
        <w:t>.</w:t>
      </w:r>
      <w:r w:rsidR="00CB739A">
        <w:t xml:space="preserve"> Quanto menor o tamanho da janela maior é a sensibilidade da curva em relação aos picos do espectro.</w:t>
      </w:r>
      <w:bookmarkEnd w:id="104"/>
    </w:p>
    <w:p w14:paraId="04D5F1B0" w14:textId="77777777" w:rsidR="000149F4" w:rsidRDefault="000149F4" w:rsidP="00BF6C0D">
      <w:pPr>
        <w:rPr>
          <w:rFonts w:cs="Arial"/>
        </w:rPr>
      </w:pPr>
    </w:p>
    <w:p w14:paraId="052EFA37" w14:textId="7DBCA150" w:rsidR="00D07412" w:rsidRDefault="000149F4" w:rsidP="00BF6C0D">
      <w:pPr>
        <w:rPr>
          <w:rFonts w:cs="Arial"/>
        </w:rPr>
      </w:pPr>
      <w:r>
        <w:rPr>
          <w:rFonts w:cs="Arial"/>
        </w:rPr>
        <w:t>Neste trabalho usamos</w:t>
      </w:r>
      <w:r w:rsidR="00BF6C0D" w:rsidRPr="0096167C">
        <w:rPr>
          <w:rFonts w:cs="Arial"/>
        </w:rPr>
        <w:t xml:space="preserve"> </w:t>
      </w:r>
      <w:r>
        <w:rPr>
          <w:rFonts w:cs="Arial"/>
        </w:rPr>
        <w:t xml:space="preserve">a técnica de </w:t>
      </w:r>
      <w:proofErr w:type="spellStart"/>
      <w:r w:rsidR="004D2884" w:rsidRPr="00FD6A63">
        <w:rPr>
          <w:rFonts w:cs="Arial"/>
          <w:i/>
          <w:rPrChange w:id="107" w:author="Paulo Carvalho" w:date="2015-11-13T14:45:00Z">
            <w:rPr>
              <w:rFonts w:cs="Arial"/>
              <w:i/>
              <w:lang w:val="en-US"/>
            </w:rPr>
          </w:rPrChange>
        </w:rPr>
        <w:t>threshold</w:t>
      </w:r>
      <w:proofErr w:type="spellEnd"/>
      <w:r w:rsidR="00F45267" w:rsidRPr="0096167C">
        <w:rPr>
          <w:rFonts w:cs="Arial"/>
        </w:rPr>
        <w:t xml:space="preserve"> gerado por uma </w:t>
      </w:r>
      <w:r w:rsidR="00C90CE8">
        <w:rPr>
          <w:rFonts w:cs="Arial"/>
        </w:rPr>
        <w:t>MMF</w:t>
      </w:r>
      <w:r w:rsidR="00BC54F9" w:rsidRPr="0096167C">
        <w:rPr>
          <w:rFonts w:cs="Arial"/>
        </w:rPr>
        <w:t>;</w:t>
      </w:r>
      <w:r w:rsidR="000226AA">
        <w:rPr>
          <w:rFonts w:cs="Arial"/>
        </w:rPr>
        <w:t xml:space="preserve"> na </w:t>
      </w:r>
      <w:r w:rsidR="000226AA">
        <w:rPr>
          <w:rFonts w:cs="Arial"/>
        </w:rPr>
        <w:fldChar w:fldCharType="begin"/>
      </w:r>
      <w:r w:rsidR="000226AA">
        <w:rPr>
          <w:rFonts w:cs="Arial"/>
        </w:rPr>
        <w:instrText xml:space="preserve"> REF _Ref307147008 \h </w:instrText>
      </w:r>
      <w:r w:rsidR="000226AA">
        <w:rPr>
          <w:rFonts w:cs="Arial"/>
        </w:rPr>
      </w:r>
      <w:r w:rsidR="000226AA">
        <w:rPr>
          <w:rFonts w:cs="Arial"/>
        </w:rPr>
        <w:fldChar w:fldCharType="separate"/>
      </w:r>
      <w:r w:rsidR="000226AA">
        <w:t xml:space="preserve">FIGURA </w:t>
      </w:r>
      <w:r w:rsidR="000226AA">
        <w:rPr>
          <w:noProof/>
        </w:rPr>
        <w:t>12</w:t>
      </w:r>
      <w:r w:rsidR="000226AA">
        <w:rPr>
          <w:rFonts w:cs="Arial"/>
        </w:rPr>
        <w:fldChar w:fldCharType="end"/>
      </w:r>
      <w:r w:rsidR="00090110" w:rsidRPr="0096167C">
        <w:rPr>
          <w:rFonts w:cs="Arial"/>
        </w:rPr>
        <w:t xml:space="preserve"> </w:t>
      </w:r>
      <w:r w:rsidR="000226AA">
        <w:rPr>
          <w:rFonts w:cs="Arial"/>
        </w:rPr>
        <w:t xml:space="preserve">demonstramos diferentes configurações para o seletor de picos; </w:t>
      </w:r>
      <w:r w:rsidR="00090110" w:rsidRPr="0096167C">
        <w:rPr>
          <w:rFonts w:cs="Arial"/>
        </w:rPr>
        <w:t xml:space="preserve">apenas os picos que cruzarem a linha de corte </w:t>
      </w:r>
      <w:r w:rsidR="00E74335" w:rsidRPr="0096167C">
        <w:rPr>
          <w:rFonts w:cs="Arial"/>
        </w:rPr>
        <w:t xml:space="preserve">gerada pela </w:t>
      </w:r>
      <w:r w:rsidR="001F53A7" w:rsidRPr="0096167C">
        <w:rPr>
          <w:rFonts w:cs="Arial"/>
        </w:rPr>
        <w:t>MMF</w:t>
      </w:r>
      <w:r w:rsidR="00992CB7" w:rsidRPr="0096167C">
        <w:rPr>
          <w:rFonts w:cs="Arial"/>
        </w:rPr>
        <w:t xml:space="preserve"> serão utilizados </w:t>
      </w:r>
      <w:r w:rsidR="00B87F78">
        <w:rPr>
          <w:rFonts w:cs="Arial"/>
        </w:rPr>
        <w:t>durante o processo de extração de características</w:t>
      </w:r>
      <w:r w:rsidR="00D9257C" w:rsidRPr="0096167C">
        <w:rPr>
          <w:rFonts w:cs="Arial"/>
        </w:rPr>
        <w:t>. O</w:t>
      </w:r>
      <w:r w:rsidR="00BF6C0D" w:rsidRPr="0096167C">
        <w:rPr>
          <w:rFonts w:cs="Arial"/>
        </w:rPr>
        <w:t xml:space="preserve"> usuário </w:t>
      </w:r>
      <w:r w:rsidR="00D9257C" w:rsidRPr="0096167C">
        <w:rPr>
          <w:rFonts w:cs="Arial"/>
        </w:rPr>
        <w:t>deve</w:t>
      </w:r>
      <w:r w:rsidR="00BF6C0D" w:rsidRPr="0096167C">
        <w:rPr>
          <w:rFonts w:cs="Arial"/>
        </w:rPr>
        <w:t xml:space="preserve"> alterar os parâmetros </w:t>
      </w:r>
      <w:r w:rsidR="00D9257C" w:rsidRPr="0096167C">
        <w:rPr>
          <w:rFonts w:cs="Arial"/>
        </w:rPr>
        <w:t>para</w:t>
      </w:r>
      <w:r w:rsidR="00BF6C0D" w:rsidRPr="0096167C">
        <w:rPr>
          <w:rFonts w:cs="Arial"/>
        </w:rPr>
        <w:t xml:space="preserve"> </w:t>
      </w:r>
      <w:r w:rsidR="00F63E90" w:rsidRPr="0096167C">
        <w:rPr>
          <w:rFonts w:cs="Arial"/>
        </w:rPr>
        <w:t>alterar o formato da linha de corte, assim selecionando</w:t>
      </w:r>
      <w:r w:rsidR="00E50B7E" w:rsidRPr="0096167C">
        <w:rPr>
          <w:rFonts w:cs="Arial"/>
        </w:rPr>
        <w:t xml:space="preserve"> todos os picos desejados</w:t>
      </w:r>
      <w:r w:rsidR="00317BD6" w:rsidRPr="0096167C">
        <w:rPr>
          <w:rFonts w:cs="Arial"/>
        </w:rPr>
        <w:t xml:space="preserve">, não se preocupando com picos menores </w:t>
      </w:r>
      <w:r w:rsidR="00EE5A32" w:rsidRPr="0096167C">
        <w:rPr>
          <w:rFonts w:cs="Arial"/>
        </w:rPr>
        <w:t>ou a seleção de ruídos</w:t>
      </w:r>
      <w:r w:rsidR="00536AE4" w:rsidRPr="0096167C">
        <w:rPr>
          <w:rFonts w:cs="Arial"/>
        </w:rPr>
        <w:t>,</w:t>
      </w:r>
      <w:r w:rsidR="00EE5A32" w:rsidRPr="0096167C">
        <w:rPr>
          <w:rFonts w:cs="Arial"/>
        </w:rPr>
        <w:t xml:space="preserve"> </w:t>
      </w:r>
      <w:r w:rsidR="00317BD6" w:rsidRPr="0096167C">
        <w:rPr>
          <w:rFonts w:cs="Arial"/>
        </w:rPr>
        <w:t xml:space="preserve">pois em uma </w:t>
      </w:r>
      <w:r w:rsidR="0051663A" w:rsidRPr="0096167C">
        <w:rPr>
          <w:rFonts w:cs="Arial"/>
        </w:rPr>
        <w:t>etapa</w:t>
      </w:r>
      <w:r w:rsidR="00317BD6" w:rsidRPr="0096167C">
        <w:rPr>
          <w:rFonts w:cs="Arial"/>
        </w:rPr>
        <w:t xml:space="preserve"> posterior </w:t>
      </w:r>
      <w:r w:rsidR="00AF1E5B" w:rsidRPr="0096167C">
        <w:rPr>
          <w:rFonts w:cs="Arial"/>
        </w:rPr>
        <w:t>a</w:t>
      </w:r>
      <w:r w:rsidR="00317BD6" w:rsidRPr="0096167C">
        <w:rPr>
          <w:rFonts w:cs="Arial"/>
        </w:rPr>
        <w:t xml:space="preserve"> </w:t>
      </w:r>
      <w:r w:rsidR="00AF1E5B" w:rsidRPr="0096167C">
        <w:rPr>
          <w:rFonts w:cs="Arial"/>
        </w:rPr>
        <w:t>extração</w:t>
      </w:r>
      <w:r w:rsidR="00317BD6" w:rsidRPr="0096167C">
        <w:rPr>
          <w:rFonts w:cs="Arial"/>
        </w:rPr>
        <w:t xml:space="preserve"> característica</w:t>
      </w:r>
      <w:r w:rsidR="00E140B9" w:rsidRPr="0096167C">
        <w:rPr>
          <w:rFonts w:cs="Arial"/>
        </w:rPr>
        <w:t xml:space="preserve"> se encarregar</w:t>
      </w:r>
      <w:r w:rsidR="00C2268E" w:rsidRPr="0096167C">
        <w:rPr>
          <w:rFonts w:cs="Arial"/>
        </w:rPr>
        <w:t>á</w:t>
      </w:r>
      <w:r w:rsidR="00E140B9" w:rsidRPr="0096167C">
        <w:rPr>
          <w:rFonts w:cs="Arial"/>
        </w:rPr>
        <w:t xml:space="preserve"> </w:t>
      </w:r>
      <w:r w:rsidR="003472DA" w:rsidRPr="0096167C">
        <w:rPr>
          <w:rFonts w:cs="Arial"/>
        </w:rPr>
        <w:t xml:space="preserve">de selecionar </w:t>
      </w:r>
      <w:r w:rsidR="00E140B9" w:rsidRPr="0096167C">
        <w:rPr>
          <w:rFonts w:cs="Arial"/>
        </w:rPr>
        <w:t xml:space="preserve">somente as informações </w:t>
      </w:r>
      <w:r w:rsidR="00085795">
        <w:rPr>
          <w:rFonts w:cs="Arial"/>
        </w:rPr>
        <w:t xml:space="preserve">usando a medida de correlação com o fim de escolher as informações </w:t>
      </w:r>
      <w:r w:rsidR="00E140B9" w:rsidRPr="0096167C">
        <w:rPr>
          <w:rFonts w:cs="Arial"/>
        </w:rPr>
        <w:t>mais relevantes</w:t>
      </w:r>
      <w:r w:rsidR="00D27B37" w:rsidRPr="0096167C">
        <w:rPr>
          <w:rFonts w:cs="Arial"/>
        </w:rPr>
        <w:t xml:space="preserve"> para o </w:t>
      </w:r>
      <w:commentRangeStart w:id="108"/>
      <w:r w:rsidR="00D27B37" w:rsidRPr="0096167C">
        <w:rPr>
          <w:rFonts w:cs="Arial"/>
        </w:rPr>
        <w:t>processamento</w:t>
      </w:r>
      <w:commentRangeEnd w:id="108"/>
      <w:r w:rsidR="00992329">
        <w:rPr>
          <w:rStyle w:val="CommentReference"/>
        </w:rPr>
        <w:commentReference w:id="108"/>
      </w:r>
      <w:r w:rsidR="00BF6C0D" w:rsidRPr="0096167C">
        <w:rPr>
          <w:rFonts w:cs="Arial"/>
        </w:rPr>
        <w:t>.</w:t>
      </w:r>
      <w:commentRangeEnd w:id="102"/>
      <w:r w:rsidR="00461123">
        <w:rPr>
          <w:rStyle w:val="CommentReference"/>
        </w:rPr>
        <w:commentReference w:id="102"/>
      </w:r>
    </w:p>
    <w:p w14:paraId="0A7FB428" w14:textId="7A61C8E3" w:rsidR="005D1151" w:rsidRPr="0096167C" w:rsidRDefault="005D1151" w:rsidP="00BF6C0D">
      <w:pPr>
        <w:rPr>
          <w:rFonts w:cs="Arial"/>
        </w:rPr>
      </w:pPr>
    </w:p>
    <w:p w14:paraId="7641C673" w14:textId="77777777" w:rsidR="00D07412" w:rsidRPr="0096167C" w:rsidRDefault="00D07412" w:rsidP="00BF6C0D">
      <w:pPr>
        <w:rPr>
          <w:rFonts w:cs="Arial"/>
        </w:rPr>
      </w:pPr>
      <w:commentRangeStart w:id="109"/>
    </w:p>
    <w:p w14:paraId="54672C00" w14:textId="309686AF" w:rsidR="00BF6C0D" w:rsidRPr="0096167C" w:rsidRDefault="00BF6C0D" w:rsidP="00BF6C0D">
      <w:pPr>
        <w:rPr>
          <w:rFonts w:cs="Arial"/>
        </w:rPr>
      </w:pPr>
      <w:r w:rsidRPr="0096167C">
        <w:rPr>
          <w:rFonts w:cs="Arial"/>
        </w:rPr>
        <w:t xml:space="preserve">O uso de algoritmos evolutivos como Algoritmo Genético (GA – </w:t>
      </w:r>
      <w:proofErr w:type="spellStart"/>
      <w:r w:rsidRPr="00FD6A63">
        <w:rPr>
          <w:rFonts w:cs="Arial"/>
          <w:i/>
          <w:rPrChange w:id="110" w:author="Paulo Carvalho" w:date="2015-11-13T14:45:00Z">
            <w:rPr>
              <w:rFonts w:cs="Arial"/>
              <w:i/>
              <w:lang w:val="en-US"/>
            </w:rPr>
          </w:rPrChange>
        </w:rPr>
        <w:t>Genetic</w:t>
      </w:r>
      <w:proofErr w:type="spellEnd"/>
      <w:r w:rsidRPr="00FD6A63">
        <w:rPr>
          <w:rFonts w:cs="Arial"/>
          <w:i/>
          <w:rPrChange w:id="111" w:author="Paulo Carvalho" w:date="2015-11-13T14:45:00Z">
            <w:rPr>
              <w:rFonts w:cs="Arial"/>
              <w:i/>
              <w:lang w:val="en-US"/>
            </w:rPr>
          </w:rPrChange>
        </w:rPr>
        <w:t xml:space="preserve"> </w:t>
      </w:r>
      <w:proofErr w:type="spellStart"/>
      <w:r w:rsidRPr="00FD6A63">
        <w:rPr>
          <w:rFonts w:cs="Arial"/>
          <w:i/>
          <w:rPrChange w:id="112" w:author="Paulo Carvalho" w:date="2015-11-13T14:45:00Z">
            <w:rPr>
              <w:rFonts w:cs="Arial"/>
              <w:i/>
              <w:lang w:val="en-US"/>
            </w:rPr>
          </w:rPrChange>
        </w:rPr>
        <w:t>Algorithm</w:t>
      </w:r>
      <w:proofErr w:type="spellEnd"/>
      <w:r w:rsidRPr="0096167C">
        <w:rPr>
          <w:rFonts w:cs="Arial"/>
        </w:rPr>
        <w:t>)  foi aplicado para otimizar a extração de características, que também foram utilizados  para melhorar a performance dos classificadores removendo o ruído de informação antes o processo de classificação</w:t>
      </w:r>
      <w:r w:rsidR="005E6D23" w:rsidRPr="0096167C">
        <w:rPr>
          <w:rFonts w:cs="Arial"/>
        </w:rPr>
        <w:t xml:space="preserve"> </w:t>
      </w:r>
      <w:r w:rsidR="005E6D23" w:rsidRPr="0096167C">
        <w:rPr>
          <w:rFonts w:cs="Arial"/>
        </w:rPr>
        <w:fldChar w:fldCharType="begin" w:fldLock="1"/>
      </w:r>
      <w:r w:rsidR="005F1737" w:rsidRPr="0096167C">
        <w:rPr>
          <w:rFonts w:cs="Arial"/>
        </w:rPr>
        <w:instrText>ADDIN CSL_CITATION { "citationItems" : [ { "id" : "ITEM-1", "itemData" : { "author" : [ { "dropping-particle" : "", "family" : "Pei", "given" : "Min", "non-dropping-particle" : "", "parse-names" : false, "suffix" : "" }, { "dropping-particle" : "", "family" : "Goodman", "given" : "Ed", "non-dropping-particle" : "", "parse-names" : false, "suffix" : "" }, { "dropping-particle" : "", "family" : "Punch", "given" : "Wf", "non-dropping-particle" : "", "parse-names" : false, "suffix" : "" }, { "dropping-particle" : "", "family" : "Ding", "given" : "Ying", "non-dropping-particle" : "", "parse-names" : false, "suffix" : "" } ], "container-title" : "Classification Society Conference", "id" : "ITEM-1", "issued" : { "date-parts" : [ [ "1995" ] ] }, "page" : "1-28", "title" : "Genetic algorithms for classification and feature extraction", "type" : "article-journal" }, "uris" : [ "http://www.mendeley.com/documents/?uuid=25e3c9ef-a230-4d8a-b849-e190513ef2b4" ] } ], "mendeley" : { "formattedCitation" : "(PEI et al., 1995)", "plainTextFormattedCitation" : "(PEI et al., 1995)", "previouslyFormattedCitation" : "(PEI et al., 1995)" }, "properties" : { "noteIndex" : 0 }, "schema" : "https://github.com/citation-style-language/schema/raw/master/csl-citation.json" }</w:instrText>
      </w:r>
      <w:r w:rsidR="005E6D23" w:rsidRPr="0096167C">
        <w:rPr>
          <w:rFonts w:cs="Arial"/>
        </w:rPr>
        <w:fldChar w:fldCharType="separate"/>
      </w:r>
      <w:r w:rsidR="00034965" w:rsidRPr="0096167C">
        <w:rPr>
          <w:rFonts w:cs="Arial"/>
          <w:noProof/>
        </w:rPr>
        <w:t>(PEI et al., 1995)</w:t>
      </w:r>
      <w:r w:rsidR="005E6D23" w:rsidRPr="0096167C">
        <w:rPr>
          <w:rFonts w:cs="Arial"/>
        </w:rPr>
        <w:fldChar w:fldCharType="end"/>
      </w:r>
      <w:r w:rsidR="00975722" w:rsidRPr="0096167C">
        <w:rPr>
          <w:rFonts w:cs="Arial"/>
        </w:rPr>
        <w:t>.</w:t>
      </w:r>
      <w:r w:rsidRPr="0096167C">
        <w:rPr>
          <w:rFonts w:cs="Arial"/>
        </w:rPr>
        <w:t xml:space="preserve"> </w:t>
      </w:r>
      <w:r w:rsidR="00975722" w:rsidRPr="0096167C">
        <w:rPr>
          <w:rFonts w:cs="Arial"/>
        </w:rPr>
        <w:t xml:space="preserve">Utilizamos o </w:t>
      </w:r>
      <w:r w:rsidRPr="0096167C">
        <w:rPr>
          <w:rFonts w:cs="Arial"/>
        </w:rPr>
        <w:t xml:space="preserve">GA </w:t>
      </w:r>
      <w:r w:rsidR="00975722" w:rsidRPr="0096167C">
        <w:rPr>
          <w:rFonts w:cs="Arial"/>
        </w:rPr>
        <w:t xml:space="preserve">em extratores de características diferentes focando na optimização da correlação dos valores gerados pelo algoritmo </w:t>
      </w:r>
      <w:r w:rsidR="0021770C" w:rsidRPr="0096167C">
        <w:rPr>
          <w:rFonts w:cs="Arial"/>
        </w:rPr>
        <w:t xml:space="preserve">com as </w:t>
      </w:r>
      <w:r w:rsidR="00AF76BF" w:rsidRPr="0096167C">
        <w:rPr>
          <w:rFonts w:cs="Arial"/>
        </w:rPr>
        <w:t xml:space="preserve">classes dos dados selecionados. A utilização da correlação como </w:t>
      </w:r>
      <w:r w:rsidR="001415E1" w:rsidRPr="0096167C">
        <w:rPr>
          <w:rFonts w:cs="Arial"/>
        </w:rPr>
        <w:t xml:space="preserve">parâmetro para seleção de características foi defendida por </w:t>
      </w:r>
      <w:r w:rsidR="001415E1" w:rsidRPr="0096167C">
        <w:rPr>
          <w:rFonts w:cs="Arial"/>
          <w:i/>
        </w:rPr>
        <w:t xml:space="preserve">Hall </w:t>
      </w:r>
      <w:r w:rsidR="00E126C5" w:rsidRPr="0096167C">
        <w:rPr>
          <w:rFonts w:cs="Arial"/>
        </w:rPr>
        <w:t>e colaboradores</w:t>
      </w:r>
      <w:r w:rsidR="00E126C5" w:rsidRPr="0096167C">
        <w:rPr>
          <w:rFonts w:cs="Arial"/>
          <w:i/>
        </w:rPr>
        <w:t xml:space="preserve"> </w:t>
      </w:r>
      <w:r w:rsidR="001415E1" w:rsidRPr="0096167C">
        <w:rPr>
          <w:rFonts w:cs="Arial"/>
        </w:rPr>
        <w:fldChar w:fldCharType="begin" w:fldLock="1"/>
      </w:r>
      <w:r w:rsidR="005F1737" w:rsidRPr="0096167C">
        <w:rPr>
          <w:rFonts w:cs="Arial"/>
        </w:rPr>
        <w:instrText>ADDIN CSL_CITATION { "citationItems" : [ { "id" : "ITEM-1", "itemData" : { "abstract" : "A central problem in machine learning is identifying a representative set of features from which to construct a classification model for a particular task. This thesis addresses the problem of feature selection for machine learning through a correlation based approach. The central hypothesis is that good feature sets contain features that are highly correlated with the class, yet uncorrelated with each other. A feature evaluation formula, based on ideas from test theory, provides an operational ...", "author" : [ { "dropping-particle" : "", "family" : "Hall", "given" : "Mark a", "non-dropping-particle" : "", "parse-names" : false, "suffix" : "" } ], "container-title" : "Departament of Computer Science of The University of Waikato", "id" : "ITEM-1", "issue" : "April", "issued" : { "date-parts" : [ [ "1999" ] ] }, "number-of-pages" : "1-5", "title" : "Correlation-based Feature Selection for Machine Learning", "type" : "thesis", "volume" : "21i195-i20" }, "uris" : [ "http://www.mendeley.com/documents/?uuid=30cf02fa-70aa-4e13-818d-aa14eb7c8231" ] } ], "mendeley" : { "formattedCitation" : "(HALL, 1999)", "plainTextFormattedCitation" : "(HALL, 1999)", "previouslyFormattedCitation" : "(HALL, 1999)" }, "properties" : { "noteIndex" : 0 }, "schema" : "https://github.com/citation-style-language/schema/raw/master/csl-citation.json" }</w:instrText>
      </w:r>
      <w:r w:rsidR="001415E1" w:rsidRPr="0096167C">
        <w:rPr>
          <w:rFonts w:cs="Arial"/>
        </w:rPr>
        <w:fldChar w:fldCharType="separate"/>
      </w:r>
      <w:r w:rsidR="00034965" w:rsidRPr="0096167C">
        <w:rPr>
          <w:rFonts w:cs="Arial"/>
          <w:noProof/>
        </w:rPr>
        <w:t>(HALL, 1999)</w:t>
      </w:r>
      <w:r w:rsidR="001415E1" w:rsidRPr="0096167C">
        <w:rPr>
          <w:rFonts w:cs="Arial"/>
        </w:rPr>
        <w:fldChar w:fldCharType="end"/>
      </w:r>
      <w:r w:rsidR="00FF5D80" w:rsidRPr="0096167C">
        <w:rPr>
          <w:rFonts w:cs="Arial"/>
        </w:rPr>
        <w:t xml:space="preserve"> em sua tese de doutorado </w:t>
      </w:r>
      <w:r w:rsidR="00DC3499" w:rsidRPr="0096167C">
        <w:rPr>
          <w:rFonts w:cs="Arial"/>
        </w:rPr>
        <w:t xml:space="preserve">na </w:t>
      </w:r>
      <w:proofErr w:type="spellStart"/>
      <w:r w:rsidR="00171273" w:rsidRPr="00FD6A63">
        <w:rPr>
          <w:rFonts w:cs="Arial"/>
          <w:i/>
          <w:rPrChange w:id="113" w:author="Paulo Carvalho" w:date="2015-11-13T14:45:00Z">
            <w:rPr>
              <w:rFonts w:cs="Arial"/>
              <w:i/>
              <w:lang w:val="en-US"/>
            </w:rPr>
          </w:rPrChange>
        </w:rPr>
        <w:t>University</w:t>
      </w:r>
      <w:proofErr w:type="spellEnd"/>
      <w:r w:rsidR="00171273" w:rsidRPr="00FD6A63">
        <w:rPr>
          <w:rFonts w:cs="Arial"/>
          <w:i/>
          <w:rPrChange w:id="114" w:author="Paulo Carvalho" w:date="2015-11-13T14:45:00Z">
            <w:rPr>
              <w:rFonts w:cs="Arial"/>
              <w:i/>
              <w:lang w:val="en-US"/>
            </w:rPr>
          </w:rPrChange>
        </w:rPr>
        <w:t xml:space="preserve"> </w:t>
      </w:r>
      <w:proofErr w:type="spellStart"/>
      <w:r w:rsidR="00171273" w:rsidRPr="00FD6A63">
        <w:rPr>
          <w:rFonts w:cs="Arial"/>
          <w:i/>
          <w:rPrChange w:id="115" w:author="Paulo Carvalho" w:date="2015-11-13T14:45:00Z">
            <w:rPr>
              <w:rFonts w:cs="Arial"/>
              <w:i/>
              <w:lang w:val="en-US"/>
            </w:rPr>
          </w:rPrChange>
        </w:rPr>
        <w:t>of</w:t>
      </w:r>
      <w:proofErr w:type="spellEnd"/>
      <w:r w:rsidR="00171273" w:rsidRPr="00FD6A63">
        <w:rPr>
          <w:rFonts w:cs="Arial"/>
          <w:i/>
          <w:rPrChange w:id="116" w:author="Paulo Carvalho" w:date="2015-11-13T14:45:00Z">
            <w:rPr>
              <w:rFonts w:cs="Arial"/>
              <w:i/>
              <w:lang w:val="en-US"/>
            </w:rPr>
          </w:rPrChange>
        </w:rPr>
        <w:t xml:space="preserve"> </w:t>
      </w:r>
      <w:proofErr w:type="spellStart"/>
      <w:r w:rsidR="00DC3499" w:rsidRPr="00FD6A63">
        <w:rPr>
          <w:rFonts w:cs="Arial"/>
          <w:i/>
          <w:rPrChange w:id="117" w:author="Paulo Carvalho" w:date="2015-11-13T14:45:00Z">
            <w:rPr>
              <w:rFonts w:cs="Arial"/>
              <w:i/>
              <w:lang w:val="en-US"/>
            </w:rPr>
          </w:rPrChange>
        </w:rPr>
        <w:t>Wa</w:t>
      </w:r>
      <w:r w:rsidR="00171273" w:rsidRPr="00FD6A63">
        <w:rPr>
          <w:rFonts w:cs="Arial"/>
          <w:i/>
          <w:rPrChange w:id="118" w:author="Paulo Carvalho" w:date="2015-11-13T14:45:00Z">
            <w:rPr>
              <w:rFonts w:cs="Arial"/>
              <w:i/>
              <w:lang w:val="en-US"/>
            </w:rPr>
          </w:rPrChange>
        </w:rPr>
        <w:t>i</w:t>
      </w:r>
      <w:r w:rsidR="00DC3499" w:rsidRPr="00FD6A63">
        <w:rPr>
          <w:rFonts w:cs="Arial"/>
          <w:i/>
          <w:rPrChange w:id="119" w:author="Paulo Carvalho" w:date="2015-11-13T14:45:00Z">
            <w:rPr>
              <w:rFonts w:cs="Arial"/>
              <w:i/>
              <w:lang w:val="en-US"/>
            </w:rPr>
          </w:rPrChange>
        </w:rPr>
        <w:t>ka</w:t>
      </w:r>
      <w:r w:rsidR="003D7414" w:rsidRPr="00FD6A63">
        <w:rPr>
          <w:rFonts w:cs="Arial"/>
          <w:i/>
          <w:rPrChange w:id="120" w:author="Paulo Carvalho" w:date="2015-11-13T14:45:00Z">
            <w:rPr>
              <w:rFonts w:cs="Arial"/>
              <w:i/>
              <w:lang w:val="en-US"/>
            </w:rPr>
          </w:rPrChange>
        </w:rPr>
        <w:t>to</w:t>
      </w:r>
      <w:proofErr w:type="spellEnd"/>
      <w:r w:rsidR="003D7414" w:rsidRPr="0096167C">
        <w:rPr>
          <w:rFonts w:cs="Arial"/>
        </w:rPr>
        <w:t xml:space="preserve">, a mesma </w:t>
      </w:r>
      <w:r w:rsidR="00E126C5" w:rsidRPr="0096167C">
        <w:rPr>
          <w:rFonts w:cs="Arial"/>
        </w:rPr>
        <w:t xml:space="preserve">Universidade </w:t>
      </w:r>
      <w:r w:rsidR="003D7414" w:rsidRPr="0096167C">
        <w:rPr>
          <w:rFonts w:cs="Arial"/>
        </w:rPr>
        <w:t xml:space="preserve">que foi responsável pelo </w:t>
      </w:r>
      <w:commentRangeStart w:id="121"/>
      <w:r w:rsidR="003D7414" w:rsidRPr="0096167C">
        <w:rPr>
          <w:rFonts w:cs="Arial"/>
        </w:rPr>
        <w:t>desenvolviment</w:t>
      </w:r>
      <w:commentRangeEnd w:id="109"/>
      <w:r w:rsidR="00461123">
        <w:rPr>
          <w:rStyle w:val="CommentReference"/>
        </w:rPr>
        <w:commentReference w:id="109"/>
      </w:r>
      <w:r w:rsidR="003D7414" w:rsidRPr="0096167C">
        <w:rPr>
          <w:rFonts w:cs="Arial"/>
        </w:rPr>
        <w:t>o</w:t>
      </w:r>
      <w:commentRangeEnd w:id="121"/>
      <w:r w:rsidR="00F6592B">
        <w:rPr>
          <w:rStyle w:val="CommentReference"/>
        </w:rPr>
        <w:commentReference w:id="121"/>
      </w:r>
      <w:r w:rsidR="003D7414" w:rsidRPr="0096167C">
        <w:rPr>
          <w:rFonts w:cs="Arial"/>
        </w:rPr>
        <w:t xml:space="preserve"> do </w:t>
      </w:r>
      <w:proofErr w:type="spellStart"/>
      <w:r w:rsidR="003D7414" w:rsidRPr="0096167C">
        <w:rPr>
          <w:rFonts w:cs="Arial"/>
        </w:rPr>
        <w:t>Weka</w:t>
      </w:r>
      <w:proofErr w:type="spellEnd"/>
      <w:r w:rsidR="003D7414" w:rsidRPr="0096167C">
        <w:rPr>
          <w:rFonts w:cs="Arial"/>
        </w:rPr>
        <w:t xml:space="preserve">, que é uma ferramenta </w:t>
      </w:r>
      <w:r w:rsidR="003D7414" w:rsidRPr="00FD6A63">
        <w:rPr>
          <w:rFonts w:cs="Arial"/>
          <w:i/>
          <w:rPrChange w:id="122" w:author="Paulo Carvalho" w:date="2015-11-13T14:45:00Z">
            <w:rPr>
              <w:rFonts w:cs="Arial"/>
              <w:i/>
              <w:lang w:val="en-US"/>
            </w:rPr>
          </w:rPrChange>
        </w:rPr>
        <w:t>open-</w:t>
      </w:r>
      <w:proofErr w:type="spellStart"/>
      <w:r w:rsidR="003D7414" w:rsidRPr="00FD6A63">
        <w:rPr>
          <w:rFonts w:cs="Arial"/>
          <w:i/>
          <w:rPrChange w:id="123" w:author="Paulo Carvalho" w:date="2015-11-13T14:45:00Z">
            <w:rPr>
              <w:rFonts w:cs="Arial"/>
              <w:i/>
              <w:lang w:val="en-US"/>
            </w:rPr>
          </w:rPrChange>
        </w:rPr>
        <w:t>source</w:t>
      </w:r>
      <w:proofErr w:type="spellEnd"/>
      <w:r w:rsidR="003D7414" w:rsidRPr="0096167C">
        <w:rPr>
          <w:rFonts w:cs="Arial"/>
        </w:rPr>
        <w:t xml:space="preserve"> referência em técnicas de Inteligência artificial</w:t>
      </w:r>
      <w:r w:rsidR="00373BB8" w:rsidRPr="0096167C">
        <w:rPr>
          <w:rFonts w:cs="Arial"/>
        </w:rPr>
        <w:t xml:space="preserve">. </w:t>
      </w:r>
      <w:proofErr w:type="spellStart"/>
      <w:r w:rsidRPr="0096167C">
        <w:rPr>
          <w:rFonts w:cs="Arial"/>
        </w:rPr>
        <w:t>Yu</w:t>
      </w:r>
      <w:proofErr w:type="spellEnd"/>
      <w:r w:rsidR="009E02F7" w:rsidRPr="0096167C">
        <w:rPr>
          <w:rFonts w:cs="Arial"/>
        </w:rPr>
        <w:t xml:space="preserve"> </w:t>
      </w:r>
      <w:r w:rsidR="00994EB0" w:rsidRPr="0096167C">
        <w:rPr>
          <w:rFonts w:cs="Arial"/>
        </w:rPr>
        <w:t xml:space="preserve">e </w:t>
      </w:r>
      <w:proofErr w:type="spellStart"/>
      <w:r w:rsidR="00994EB0" w:rsidRPr="0096167C">
        <w:rPr>
          <w:rFonts w:cs="Arial"/>
        </w:rPr>
        <w:t>Lim</w:t>
      </w:r>
      <w:proofErr w:type="spellEnd"/>
      <w:r w:rsidR="00C95FF6" w:rsidRPr="0096167C">
        <w:rPr>
          <w:rFonts w:cs="Arial"/>
        </w:rPr>
        <w:t xml:space="preserve"> </w:t>
      </w:r>
      <w:r w:rsidRPr="0096167C">
        <w:rPr>
          <w:rFonts w:cs="Arial"/>
        </w:rPr>
        <w:fldChar w:fldCharType="begin" w:fldLock="1"/>
      </w:r>
      <w:r w:rsidR="006C0031">
        <w:rPr>
          <w:rFonts w:cs="Arial"/>
        </w:rPr>
        <w:instrText>ADDIN CSL_CITATION { "citationItems" : [ { "id" : "ITEM-1", "itemData" : { "DOI" : "citeulike-article-id:3398512", "ISBN" : "1577351894", "ISSN" : "01469592", "abstract" : "Feature selection, as a preprocessing step to machine learning, is effective in reducing dimensionality, removing irrelevant data, increasing learning accuracy, and improving result comprehensibility. However, the recent increase of dimensionality of data poses a severe challenge to many existing feature selection methods with respect to efficiency and effectiveness. In this work, we introduce a novel concept, predominant correlation, and propose a fast filter method which can identify relevant features as well as redundancy among relevant features without pairwise correlation analysis. The efficiency and effectiveness of our method is demonstrated through extensive comparisons with other methods using real-world data of high dimensionality.", "author" : [ { "dropping-particle" : "", "family" : "Yu", "given" : "Lei", "non-dropping-particle" : "", "parse-names" : false, "suffix" : "" }, { "dropping-particle" : "", "family" : "Liu", "given" : "Huan", "non-dropping-particle" : "", "parse-names" : false, "suffix" : "" } ], "container-title" : "International Conference on Machine Learning (ICML)", "id" : "ITEM-1", "issued" : { "date-parts" : [ [ "2003" ] ] }, "page" : "1-8", "title" : "Feature Selection for High-Dimensional Data: A Fast Correlation-Based Filter Solution", "type" : "article-journal" }, "suppress-author" : 1, "uris" : [ "http://www.mendeley.com/documents/?uuid=3c39b9ce-7d64-4452-a3ae-a51d77084330" ] } ], "mendeley" : { "formattedCitation" : "(2003)", "plainTextFormattedCitation" : "(2003)", "previouslyFormattedCitation" : "(2003)" }, "properties" : { "noteIndex" : 0 }, "schema" : "https://github.com/citation-style-language/schema/raw/master/csl-citation.json" }</w:instrText>
      </w:r>
      <w:r w:rsidRPr="0096167C">
        <w:rPr>
          <w:rFonts w:cs="Arial"/>
        </w:rPr>
        <w:fldChar w:fldCharType="separate"/>
      </w:r>
      <w:r w:rsidR="00DD3C16" w:rsidRPr="00DD3C16">
        <w:rPr>
          <w:rFonts w:cs="Arial"/>
          <w:noProof/>
        </w:rPr>
        <w:t>(2003)</w:t>
      </w:r>
      <w:r w:rsidRPr="0096167C">
        <w:rPr>
          <w:rFonts w:cs="Arial"/>
        </w:rPr>
        <w:fldChar w:fldCharType="end"/>
      </w:r>
      <w:r w:rsidRPr="0096167C">
        <w:rPr>
          <w:rFonts w:cs="Arial"/>
        </w:rPr>
        <w:t xml:space="preserve"> </w:t>
      </w:r>
      <w:r w:rsidR="00987E11" w:rsidRPr="0096167C">
        <w:rPr>
          <w:rFonts w:cs="Arial"/>
        </w:rPr>
        <w:t xml:space="preserve">também </w:t>
      </w:r>
      <w:r w:rsidR="00E2298B" w:rsidRPr="0096167C">
        <w:rPr>
          <w:rFonts w:cs="Arial"/>
        </w:rPr>
        <w:t>utilizaram</w:t>
      </w:r>
      <w:r w:rsidR="00987E11" w:rsidRPr="0096167C">
        <w:rPr>
          <w:rFonts w:cs="Arial"/>
        </w:rPr>
        <w:t xml:space="preserve"> a análise de correlação </w:t>
      </w:r>
      <w:r w:rsidRPr="0096167C">
        <w:rPr>
          <w:rFonts w:cs="Arial"/>
        </w:rPr>
        <w:t xml:space="preserve">com o propósito de remover as </w:t>
      </w:r>
      <w:proofErr w:type="spellStart"/>
      <w:r w:rsidRPr="00FD6A63">
        <w:rPr>
          <w:rFonts w:cs="Arial"/>
          <w:i/>
          <w:rPrChange w:id="124" w:author="Paulo Carvalho" w:date="2015-11-13T14:45:00Z">
            <w:rPr>
              <w:rFonts w:cs="Arial"/>
              <w:i/>
              <w:lang w:val="en-US"/>
            </w:rPr>
          </w:rPrChange>
        </w:rPr>
        <w:t>features</w:t>
      </w:r>
      <w:proofErr w:type="spellEnd"/>
      <w:r w:rsidRPr="0096167C">
        <w:rPr>
          <w:rFonts w:cs="Arial"/>
        </w:rPr>
        <w:t xml:space="preserve"> menos relevantes reduzindo </w:t>
      </w:r>
      <w:r w:rsidR="008B16EF" w:rsidRPr="0096167C">
        <w:rPr>
          <w:rFonts w:cs="Arial"/>
        </w:rPr>
        <w:t>a dimensionalidade de problemas com muitas dimensões</w:t>
      </w:r>
      <w:r w:rsidR="00662224" w:rsidRPr="0096167C">
        <w:rPr>
          <w:rFonts w:cs="Arial"/>
        </w:rPr>
        <w:t>.</w:t>
      </w:r>
      <w:r w:rsidRPr="0096167C">
        <w:rPr>
          <w:rFonts w:cs="Arial"/>
        </w:rPr>
        <w:t xml:space="preserve"> </w:t>
      </w:r>
      <w:r w:rsidR="00A37A64" w:rsidRPr="0096167C">
        <w:rPr>
          <w:rFonts w:cs="Arial"/>
        </w:rPr>
        <w:t xml:space="preserve">Da </w:t>
      </w:r>
      <w:r w:rsidRPr="0096167C">
        <w:rPr>
          <w:rFonts w:cs="Arial"/>
        </w:rPr>
        <w:t xml:space="preserve">mesma forma durante o processo de extração de características é possível especificar uma linha de corte </w:t>
      </w:r>
      <w:r w:rsidR="00BC4FE1" w:rsidRPr="0096167C">
        <w:rPr>
          <w:rFonts w:cs="Arial"/>
        </w:rPr>
        <w:t>para picos poucos correlacionados</w:t>
      </w:r>
      <w:r w:rsidRPr="0096167C">
        <w:rPr>
          <w:rFonts w:cs="Arial"/>
        </w:rPr>
        <w:t xml:space="preserve"> com as classes objetivos como pode ser visto na </w:t>
      </w:r>
      <w:r w:rsidR="00E126C5" w:rsidRPr="0096167C">
        <w:rPr>
          <w:rFonts w:cs="Arial"/>
        </w:rPr>
        <w:fldChar w:fldCharType="begin"/>
      </w:r>
      <w:r w:rsidR="00E126C5" w:rsidRPr="0096167C">
        <w:rPr>
          <w:rFonts w:cs="Arial"/>
        </w:rPr>
        <w:instrText xml:space="preserve"> REF _Ref294889459 \h </w:instrText>
      </w:r>
      <w:r w:rsidR="00E126C5" w:rsidRPr="0096167C">
        <w:rPr>
          <w:rFonts w:cs="Arial"/>
        </w:rPr>
      </w:r>
      <w:r w:rsidR="00E126C5" w:rsidRPr="0096167C">
        <w:rPr>
          <w:rFonts w:cs="Arial"/>
        </w:rPr>
        <w:fldChar w:fldCharType="separate"/>
      </w:r>
      <w:r w:rsidR="0045698B">
        <w:rPr>
          <w:rFonts w:cs="Arial"/>
        </w:rPr>
        <w:t>FIGURA</w:t>
      </w:r>
      <w:r w:rsidR="0045698B" w:rsidRPr="0096167C">
        <w:rPr>
          <w:rFonts w:cs="Arial"/>
        </w:rPr>
        <w:t xml:space="preserve"> </w:t>
      </w:r>
      <w:r w:rsidR="0045698B">
        <w:rPr>
          <w:rFonts w:cs="Arial"/>
          <w:noProof/>
        </w:rPr>
        <w:t>8</w:t>
      </w:r>
      <w:r w:rsidR="00E126C5" w:rsidRPr="0096167C">
        <w:rPr>
          <w:rFonts w:cs="Arial"/>
        </w:rPr>
        <w:fldChar w:fldCharType="end"/>
      </w:r>
      <w:r w:rsidRPr="0096167C">
        <w:rPr>
          <w:rFonts w:cs="Arial"/>
        </w:rPr>
        <w:t>;</w:t>
      </w:r>
    </w:p>
    <w:p w14:paraId="150FF084" w14:textId="77777777" w:rsidR="00BF6C0D" w:rsidRPr="0096167C" w:rsidRDefault="00BF6C0D" w:rsidP="00BF6C0D">
      <w:pPr>
        <w:rPr>
          <w:rFonts w:cs="Arial"/>
        </w:rPr>
      </w:pPr>
    </w:p>
    <w:p w14:paraId="1F8ABCBD" w14:textId="77777777" w:rsidR="00BF6C0D" w:rsidRPr="0096167C" w:rsidRDefault="00BF6C0D" w:rsidP="00BF6C0D">
      <w:pPr>
        <w:keepNext/>
        <w:rPr>
          <w:rFonts w:cs="Arial"/>
        </w:rPr>
      </w:pPr>
      <w:r w:rsidRPr="0096167C">
        <w:rPr>
          <w:rFonts w:cs="Arial"/>
        </w:rPr>
        <w:br/>
      </w:r>
      <w:r w:rsidR="00DD757A" w:rsidRPr="0096167C">
        <w:rPr>
          <w:rFonts w:cs="Arial"/>
          <w:noProof/>
          <w:lang w:val="en-US" w:eastAsia="en-US"/>
        </w:rPr>
        <w:drawing>
          <wp:inline distT="0" distB="0" distL="0" distR="0" wp14:anchorId="5101C7B2" wp14:editId="4C56E522">
            <wp:extent cx="5262880" cy="2764155"/>
            <wp:effectExtent l="19050" t="0" r="0" b="0"/>
            <wp:docPr id="8" name="Picture 1" descr="Description: Macintosh HD:Users:calebebrim:Google Drive:Mestrado:Kit de Entrega:Imagens:Correlation Spectr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Macintosh HD:Users:calebebrim:Google Drive:Mestrado:Kit de Entrega:Imagens:Correlation Spectrum.jpg"/>
                    <pic:cNvPicPr>
                      <a:picLocks noChangeAspect="1" noChangeArrowheads="1"/>
                    </pic:cNvPicPr>
                  </pic:nvPicPr>
                  <pic:blipFill>
                    <a:blip r:embed="rId27" cstate="print"/>
                    <a:srcRect/>
                    <a:stretch>
                      <a:fillRect/>
                    </a:stretch>
                  </pic:blipFill>
                  <pic:spPr bwMode="auto">
                    <a:xfrm>
                      <a:off x="0" y="0"/>
                      <a:ext cx="5262880" cy="2764155"/>
                    </a:xfrm>
                    <a:prstGeom prst="rect">
                      <a:avLst/>
                    </a:prstGeom>
                    <a:noFill/>
                    <a:ln w="9525">
                      <a:noFill/>
                      <a:miter lim="800000"/>
                      <a:headEnd/>
                      <a:tailEnd/>
                    </a:ln>
                  </pic:spPr>
                </pic:pic>
              </a:graphicData>
            </a:graphic>
          </wp:inline>
        </w:drawing>
      </w:r>
    </w:p>
    <w:p w14:paraId="28776EC3" w14:textId="75CFF890" w:rsidR="00BF6C0D" w:rsidRPr="0096167C" w:rsidRDefault="0096167C" w:rsidP="00BF6C0D">
      <w:pPr>
        <w:pStyle w:val="Caption"/>
        <w:rPr>
          <w:rFonts w:cs="Arial"/>
        </w:rPr>
      </w:pPr>
      <w:bookmarkStart w:id="125" w:name="_Ref294889459"/>
      <w:bookmarkStart w:id="126" w:name="_Toc294892109"/>
      <w:bookmarkStart w:id="127" w:name="_Toc307490912"/>
      <w:r>
        <w:rPr>
          <w:rFonts w:cs="Arial"/>
        </w:rPr>
        <w:t>FIGURA</w:t>
      </w:r>
      <w:r w:rsidR="00BF6C0D" w:rsidRPr="0096167C">
        <w:rPr>
          <w:rFonts w:cs="Arial"/>
        </w:rPr>
        <w:t xml:space="preserve"> </w:t>
      </w:r>
      <w:r w:rsidR="00BF6C0D" w:rsidRPr="0096167C">
        <w:rPr>
          <w:rFonts w:cs="Arial"/>
        </w:rPr>
        <w:fldChar w:fldCharType="begin"/>
      </w:r>
      <w:r w:rsidR="00BF6C0D" w:rsidRPr="0096167C">
        <w:rPr>
          <w:rFonts w:cs="Arial"/>
        </w:rPr>
        <w:instrText xml:space="preserve"> SEQ Figure \* ARABIC </w:instrText>
      </w:r>
      <w:r w:rsidR="00BF6C0D" w:rsidRPr="0096167C">
        <w:rPr>
          <w:rFonts w:cs="Arial"/>
        </w:rPr>
        <w:fldChar w:fldCharType="separate"/>
      </w:r>
      <w:r w:rsidR="001063CA">
        <w:rPr>
          <w:rFonts w:cs="Arial"/>
          <w:noProof/>
        </w:rPr>
        <w:t>12</w:t>
      </w:r>
      <w:r w:rsidR="00BF6C0D" w:rsidRPr="0096167C">
        <w:rPr>
          <w:rFonts w:cs="Arial"/>
        </w:rPr>
        <w:fldChar w:fldCharType="end"/>
      </w:r>
      <w:bookmarkEnd w:id="125"/>
      <w:r w:rsidR="00BF6C0D" w:rsidRPr="0096167C">
        <w:rPr>
          <w:rFonts w:cs="Arial"/>
        </w:rPr>
        <w:t xml:space="preserve"> - Representação da correlação de todos os picos com as classes estipuladas para o treinamento do modelo gerando um espectro de correlação. A </w:t>
      </w:r>
      <w:r w:rsidR="000A6BAA" w:rsidRPr="0096167C">
        <w:rPr>
          <w:rFonts w:cs="Arial"/>
        </w:rPr>
        <w:t>c</w:t>
      </w:r>
      <w:r w:rsidR="00BF6C0D" w:rsidRPr="0096167C">
        <w:rPr>
          <w:rFonts w:cs="Arial"/>
        </w:rPr>
        <w:t xml:space="preserve">orrelação da </w:t>
      </w:r>
      <w:proofErr w:type="spellStart"/>
      <w:r w:rsidR="00BF6C0D" w:rsidRPr="00FD6A63">
        <w:rPr>
          <w:rFonts w:cs="Arial"/>
          <w:i/>
          <w:rPrChange w:id="128" w:author="Paulo Carvalho" w:date="2015-11-13T14:45:00Z">
            <w:rPr>
              <w:rFonts w:cs="Arial"/>
              <w:bCs w:val="0"/>
              <w:i/>
              <w:sz w:val="24"/>
              <w:lang w:val="en-US"/>
            </w:rPr>
          </w:rPrChange>
        </w:rPr>
        <w:t>feature</w:t>
      </w:r>
      <w:proofErr w:type="spellEnd"/>
      <w:r w:rsidR="00BF6C0D" w:rsidRPr="0096167C">
        <w:rPr>
          <w:rFonts w:cs="Arial"/>
        </w:rPr>
        <w:t xml:space="preserve"> é baixa quando o pico está próximo de zero. Somente os picos que ultrapassarem a linha vermelha serão considerados </w:t>
      </w:r>
      <w:r w:rsidR="00E126C5" w:rsidRPr="0096167C">
        <w:rPr>
          <w:rFonts w:cs="Arial"/>
        </w:rPr>
        <w:t>para seleção</w:t>
      </w:r>
      <w:r w:rsidR="00BF6C0D" w:rsidRPr="0096167C">
        <w:rPr>
          <w:rFonts w:cs="Arial"/>
        </w:rPr>
        <w:t>.</w:t>
      </w:r>
      <w:bookmarkEnd w:id="126"/>
      <w:bookmarkEnd w:id="127"/>
    </w:p>
    <w:p w14:paraId="08E0E8FD" w14:textId="5A03D688" w:rsidR="00116921" w:rsidRPr="0096167C" w:rsidRDefault="00BF6C0D" w:rsidP="00BF6C0D">
      <w:pPr>
        <w:rPr>
          <w:rFonts w:cs="Arial"/>
        </w:rPr>
      </w:pPr>
      <w:r w:rsidRPr="0096167C">
        <w:rPr>
          <w:rFonts w:cs="Arial"/>
        </w:rPr>
        <w:t>Com</w:t>
      </w:r>
      <w:r w:rsidR="00AA1A09" w:rsidRPr="0096167C">
        <w:rPr>
          <w:rFonts w:cs="Arial"/>
        </w:rPr>
        <w:t xml:space="preserve"> </w:t>
      </w:r>
      <w:r w:rsidRPr="0096167C">
        <w:rPr>
          <w:rFonts w:cs="Arial"/>
        </w:rPr>
        <w:t xml:space="preserve">o propósito de simplificar a análise todos os algoritmos foram incorporados em uma única interface que pode ser visualizada na </w:t>
      </w:r>
      <w:r w:rsidR="00E126C5" w:rsidRPr="0096167C">
        <w:rPr>
          <w:rFonts w:cs="Arial"/>
        </w:rPr>
        <w:fldChar w:fldCharType="begin"/>
      </w:r>
      <w:r w:rsidR="00E126C5" w:rsidRPr="0096167C">
        <w:rPr>
          <w:rFonts w:cs="Arial"/>
        </w:rPr>
        <w:instrText xml:space="preserve"> REF _Ref294890969 \h </w:instrText>
      </w:r>
      <w:r w:rsidR="00E126C5" w:rsidRPr="0096167C">
        <w:rPr>
          <w:rFonts w:cs="Arial"/>
        </w:rPr>
      </w:r>
      <w:r w:rsidR="00E126C5" w:rsidRPr="0096167C">
        <w:rPr>
          <w:rFonts w:cs="Arial"/>
        </w:rPr>
        <w:fldChar w:fldCharType="separate"/>
      </w:r>
      <w:r w:rsidR="0045698B">
        <w:rPr>
          <w:rFonts w:cs="Arial"/>
        </w:rPr>
        <w:t>FIGURA</w:t>
      </w:r>
      <w:r w:rsidR="0045698B" w:rsidRPr="0096167C">
        <w:rPr>
          <w:rFonts w:cs="Arial"/>
        </w:rPr>
        <w:t xml:space="preserve"> </w:t>
      </w:r>
      <w:r w:rsidR="0045698B">
        <w:rPr>
          <w:rFonts w:cs="Arial"/>
          <w:noProof/>
        </w:rPr>
        <w:t>9</w:t>
      </w:r>
      <w:r w:rsidR="00E126C5" w:rsidRPr="0096167C">
        <w:rPr>
          <w:rFonts w:cs="Arial"/>
        </w:rPr>
        <w:fldChar w:fldCharType="end"/>
      </w:r>
      <w:r w:rsidRPr="0096167C">
        <w:rPr>
          <w:rFonts w:cs="Arial"/>
        </w:rPr>
        <w:t>:</w:t>
      </w:r>
    </w:p>
    <w:p w14:paraId="3756E397" w14:textId="77777777" w:rsidR="00BF6C0D" w:rsidRPr="0096167C" w:rsidRDefault="00116921" w:rsidP="00BF6C0D">
      <w:pPr>
        <w:rPr>
          <w:rFonts w:cs="Arial"/>
        </w:rPr>
      </w:pPr>
      <w:r w:rsidRPr="0096167C">
        <w:rPr>
          <w:rFonts w:cs="Arial"/>
        </w:rPr>
        <w:br w:type="column"/>
      </w:r>
    </w:p>
    <w:p w14:paraId="1B65DBBE" w14:textId="77777777" w:rsidR="00BF6C0D" w:rsidRPr="0096167C" w:rsidRDefault="00DD757A" w:rsidP="00BF6C0D">
      <w:pPr>
        <w:rPr>
          <w:rFonts w:cs="Arial"/>
        </w:rPr>
      </w:pPr>
      <w:r w:rsidRPr="0096167C">
        <w:rPr>
          <w:rFonts w:cs="Arial"/>
          <w:noProof/>
          <w:lang w:val="en-US" w:eastAsia="en-US"/>
        </w:rPr>
        <w:drawing>
          <wp:anchor distT="0" distB="0" distL="114300" distR="114300" simplePos="0" relativeHeight="251662336" behindDoc="0" locked="0" layoutInCell="1" allowOverlap="1" wp14:anchorId="3CA131A7" wp14:editId="0EFAA784">
            <wp:simplePos x="0" y="0"/>
            <wp:positionH relativeFrom="column">
              <wp:posOffset>131445</wp:posOffset>
            </wp:positionH>
            <wp:positionV relativeFrom="paragraph">
              <wp:posOffset>184150</wp:posOffset>
            </wp:positionV>
            <wp:extent cx="6057900" cy="3481705"/>
            <wp:effectExtent l="0" t="0" r="0" b="0"/>
            <wp:wrapSquare wrapText="right"/>
            <wp:docPr id="663" name="Picture 2" descr="Description: Macintosh HD:Users:calebebrim:Google Drive:Mestrado:Kit de Entrega:Imagens:Full_GU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Macintosh HD:Users:calebebrim:Google Drive:Mestrado:Kit de Entrega:Imagens:Full_GUI.png"/>
                    <pic:cNvPicPr>
                      <a:picLocks noChangeAspect="1" noChangeArrowheads="1"/>
                    </pic:cNvPicPr>
                  </pic:nvPicPr>
                  <pic:blipFill>
                    <a:blip r:embed="rId28" cstate="print"/>
                    <a:srcRect/>
                    <a:stretch>
                      <a:fillRect/>
                    </a:stretch>
                  </pic:blipFill>
                  <pic:spPr bwMode="auto">
                    <a:xfrm>
                      <a:off x="0" y="0"/>
                      <a:ext cx="6057900" cy="3481705"/>
                    </a:xfrm>
                    <a:prstGeom prst="rect">
                      <a:avLst/>
                    </a:prstGeom>
                    <a:noFill/>
                    <a:ln w="9525">
                      <a:noFill/>
                      <a:miter lim="800000"/>
                      <a:headEnd/>
                      <a:tailEnd/>
                    </a:ln>
                  </pic:spPr>
                </pic:pic>
              </a:graphicData>
            </a:graphic>
          </wp:anchor>
        </w:drawing>
      </w:r>
    </w:p>
    <w:p w14:paraId="2DABD13B" w14:textId="77777777" w:rsidR="00BF6C0D" w:rsidRPr="0096167C" w:rsidRDefault="00BF6C0D" w:rsidP="00BF6C0D">
      <w:pPr>
        <w:keepNext/>
        <w:rPr>
          <w:rFonts w:cs="Arial"/>
        </w:rPr>
      </w:pPr>
    </w:p>
    <w:p w14:paraId="338689AB" w14:textId="5D1615A8" w:rsidR="00BF6C0D" w:rsidRPr="009A1AC4" w:rsidRDefault="0096167C" w:rsidP="00BF6C0D">
      <w:pPr>
        <w:pStyle w:val="Caption"/>
        <w:rPr>
          <w:rFonts w:cs="Arial"/>
        </w:rPr>
      </w:pPr>
      <w:bookmarkStart w:id="129" w:name="_Ref294890969"/>
      <w:bookmarkStart w:id="130" w:name="_Toc294892110"/>
      <w:bookmarkStart w:id="131" w:name="_Toc307490913"/>
      <w:r>
        <w:rPr>
          <w:rFonts w:cs="Arial"/>
        </w:rPr>
        <w:t>FIGURA</w:t>
      </w:r>
      <w:r w:rsidR="00BF6C0D" w:rsidRPr="0096167C">
        <w:rPr>
          <w:rFonts w:cs="Arial"/>
        </w:rPr>
        <w:t xml:space="preserve"> </w:t>
      </w:r>
      <w:r w:rsidR="00BF6C0D" w:rsidRPr="0096167C">
        <w:rPr>
          <w:rFonts w:cs="Arial"/>
        </w:rPr>
        <w:fldChar w:fldCharType="begin"/>
      </w:r>
      <w:r w:rsidR="00BF6C0D" w:rsidRPr="0096167C">
        <w:rPr>
          <w:rFonts w:cs="Arial"/>
        </w:rPr>
        <w:instrText xml:space="preserve"> SEQ Figure \* ARABIC </w:instrText>
      </w:r>
      <w:r w:rsidR="00BF6C0D" w:rsidRPr="0096167C">
        <w:rPr>
          <w:rFonts w:cs="Arial"/>
        </w:rPr>
        <w:fldChar w:fldCharType="separate"/>
      </w:r>
      <w:r w:rsidR="001063CA">
        <w:rPr>
          <w:rFonts w:cs="Arial"/>
          <w:noProof/>
        </w:rPr>
        <w:t>13</w:t>
      </w:r>
      <w:r w:rsidR="00BF6C0D" w:rsidRPr="0096167C">
        <w:rPr>
          <w:rFonts w:cs="Arial"/>
        </w:rPr>
        <w:fldChar w:fldCharType="end"/>
      </w:r>
      <w:bookmarkEnd w:id="129"/>
      <w:r w:rsidR="00BF6C0D" w:rsidRPr="0096167C">
        <w:rPr>
          <w:rFonts w:cs="Arial"/>
        </w:rPr>
        <w:t xml:space="preserve"> - Interface </w:t>
      </w:r>
      <w:r w:rsidR="00512F5C">
        <w:rPr>
          <w:rFonts w:cs="Arial"/>
        </w:rPr>
        <w:t>do MS-ML Studio</w:t>
      </w:r>
      <w:r w:rsidR="0068176A">
        <w:rPr>
          <w:rFonts w:cs="Arial"/>
        </w:rPr>
        <w:t xml:space="preserve"> </w:t>
      </w:r>
      <w:r w:rsidR="00134510">
        <w:rPr>
          <w:rFonts w:cs="Arial"/>
        </w:rPr>
        <w:t>mostrando os dados carregados</w:t>
      </w:r>
      <w:bookmarkEnd w:id="130"/>
      <w:r w:rsidR="00134510">
        <w:rPr>
          <w:rFonts w:cs="Arial"/>
        </w:rPr>
        <w:t xml:space="preserve">, a seleção de picos usando a média </w:t>
      </w:r>
      <w:r w:rsidR="009A1AC4">
        <w:rPr>
          <w:rFonts w:cs="Arial"/>
        </w:rPr>
        <w:t xml:space="preserve">móvel </w:t>
      </w:r>
      <w:proofErr w:type="spellStart"/>
      <w:r w:rsidR="009A1AC4" w:rsidRPr="00FD6A63">
        <w:rPr>
          <w:rFonts w:cs="Arial"/>
          <w:i/>
          <w:rPrChange w:id="132" w:author="Paulo Carvalho" w:date="2015-11-13T14:45:00Z">
            <w:rPr>
              <w:rFonts w:cs="Arial"/>
              <w:bCs w:val="0"/>
              <w:i/>
              <w:sz w:val="24"/>
              <w:lang w:val="en-US"/>
            </w:rPr>
          </w:rPrChange>
        </w:rPr>
        <w:t>fuzzy</w:t>
      </w:r>
      <w:proofErr w:type="spellEnd"/>
      <w:r w:rsidR="009A1AC4">
        <w:rPr>
          <w:rFonts w:cs="Arial"/>
        </w:rPr>
        <w:t>, o espectro de correlação e a plotagem dos dois principais componentes de uma análise dos picos usando o PCA.</w:t>
      </w:r>
      <w:bookmarkEnd w:id="131"/>
    </w:p>
    <w:p w14:paraId="4B5C38AA" w14:textId="77777777" w:rsidR="00C913AA" w:rsidRPr="0096167C" w:rsidRDefault="00BF6C0D" w:rsidP="00C913AA">
      <w:pPr>
        <w:rPr>
          <w:rFonts w:cs="Arial"/>
        </w:rPr>
      </w:pPr>
      <w:r w:rsidRPr="0096167C">
        <w:rPr>
          <w:rFonts w:cs="Arial"/>
        </w:rPr>
        <w:t>Utilizando a inter</w:t>
      </w:r>
      <w:r w:rsidR="00E55EC6" w:rsidRPr="0096167C">
        <w:rPr>
          <w:rFonts w:cs="Arial"/>
        </w:rPr>
        <w:t>face gráfica batizada como MS-ML</w:t>
      </w:r>
      <w:r w:rsidRPr="0096167C">
        <w:rPr>
          <w:rFonts w:cs="Arial"/>
        </w:rPr>
        <w:t xml:space="preserve"> Studio é possível ter uma visão geral do experimento, facilitando o entendimento da problemática em questão, e ter uma visão precisa da performance do programa sobre os dados utilizados.</w:t>
      </w:r>
    </w:p>
    <w:p w14:paraId="2BF6BFE7" w14:textId="77777777" w:rsidR="008C70CD" w:rsidRPr="0096167C" w:rsidRDefault="008C70CD" w:rsidP="00C913AA">
      <w:pPr>
        <w:rPr>
          <w:rFonts w:cs="Arial"/>
        </w:rPr>
      </w:pPr>
    </w:p>
    <w:p w14:paraId="342CDB35" w14:textId="77777777" w:rsidR="00C913AA" w:rsidRPr="0096167C" w:rsidRDefault="008C70CD" w:rsidP="005617E8">
      <w:pPr>
        <w:pStyle w:val="Heading1"/>
        <w:rPr>
          <w:rFonts w:cs="Arial"/>
        </w:rPr>
      </w:pPr>
      <w:r w:rsidRPr="0096167C">
        <w:rPr>
          <w:rFonts w:cs="Arial"/>
        </w:rPr>
        <w:br w:type="column"/>
      </w:r>
      <w:bookmarkStart w:id="133" w:name="_Toc304482882"/>
      <w:r w:rsidR="003E6ED8" w:rsidRPr="0096167C">
        <w:rPr>
          <w:rFonts w:cs="Arial"/>
        </w:rPr>
        <w:lastRenderedPageBreak/>
        <w:t>ARTIGO</w:t>
      </w:r>
      <w:bookmarkEnd w:id="133"/>
    </w:p>
    <w:p w14:paraId="37E25560" w14:textId="1FB96A7F" w:rsidR="008C70CD" w:rsidRPr="0096167C" w:rsidRDefault="007635E7" w:rsidP="008C70CD">
      <w:pPr>
        <w:rPr>
          <w:rFonts w:cs="Arial"/>
        </w:rPr>
      </w:pPr>
      <w:r>
        <w:rPr>
          <w:rFonts w:cs="Arial"/>
          <w:noProof/>
          <w:lang w:val="en-US" w:eastAsia="en-US"/>
        </w:rPr>
        <w:drawing>
          <wp:inline distT="0" distB="0" distL="0" distR="0" wp14:anchorId="27375D3C" wp14:editId="39E66401">
            <wp:extent cx="6120765" cy="7920990"/>
            <wp:effectExtent l="0" t="0" r="0" b="0"/>
            <wp:docPr id="10" name="Article.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icle.pdf"/>
                    <pic:cNvPicPr/>
                  </pic:nvPicPr>
                  <pic:blipFill>
                    <a:blip r:embed="rId29">
                      <a:extLst>
                        <a:ext uri="{28A0092B-C50C-407E-A947-70E740481C1C}">
                          <a14:useLocalDpi xmlns:a14="http://schemas.microsoft.com/office/drawing/2010/main" val="0"/>
                        </a:ext>
                      </a:extLst>
                    </a:blip>
                    <a:stretch>
                      <a:fillRect/>
                    </a:stretch>
                  </pic:blipFill>
                  <pic:spPr>
                    <a:xfrm>
                      <a:off x="0" y="0"/>
                      <a:ext cx="6120765" cy="7920990"/>
                    </a:xfrm>
                    <a:prstGeom prst="rect">
                      <a:avLst/>
                    </a:prstGeom>
                  </pic:spPr>
                </pic:pic>
              </a:graphicData>
            </a:graphic>
          </wp:inline>
        </w:drawing>
      </w:r>
    </w:p>
    <w:p w14:paraId="00F2048B" w14:textId="77777777" w:rsidR="00C913AA" w:rsidRPr="0096167C" w:rsidRDefault="00C913AA" w:rsidP="00C913AA">
      <w:pPr>
        <w:rPr>
          <w:rFonts w:cs="Arial"/>
        </w:rPr>
      </w:pPr>
    </w:p>
    <w:p w14:paraId="5FA4F29B" w14:textId="77777777" w:rsidR="006961D5" w:rsidRPr="0096167C" w:rsidRDefault="006961D5" w:rsidP="005617E8">
      <w:pPr>
        <w:pStyle w:val="Heading1"/>
        <w:rPr>
          <w:rFonts w:cs="Arial"/>
        </w:rPr>
        <w:sectPr w:rsidR="006961D5" w:rsidRPr="0096167C" w:rsidSect="003B5949">
          <w:headerReference w:type="even" r:id="rId30"/>
          <w:headerReference w:type="default" r:id="rId31"/>
          <w:footerReference w:type="even" r:id="rId32"/>
          <w:headerReference w:type="first" r:id="rId33"/>
          <w:type w:val="continuous"/>
          <w:pgSz w:w="11907" w:h="16840" w:code="9"/>
          <w:pgMar w:top="1418" w:right="1134" w:bottom="1134" w:left="1134" w:header="720" w:footer="720" w:gutter="0"/>
          <w:cols w:space="567"/>
          <w:titlePg/>
        </w:sectPr>
      </w:pPr>
    </w:p>
    <w:p w14:paraId="55FC014B" w14:textId="77777777" w:rsidR="00E306FA" w:rsidRPr="0096167C" w:rsidRDefault="00E306FA" w:rsidP="005617E8">
      <w:pPr>
        <w:pStyle w:val="Heading1"/>
        <w:rPr>
          <w:rFonts w:cs="Arial"/>
        </w:rPr>
      </w:pPr>
      <w:bookmarkStart w:id="134" w:name="_Toc304482883"/>
      <w:r w:rsidRPr="0096167C">
        <w:rPr>
          <w:rFonts w:cs="Arial"/>
        </w:rPr>
        <w:lastRenderedPageBreak/>
        <w:t>CONCLUS</w:t>
      </w:r>
      <w:r w:rsidR="00FF2A77" w:rsidRPr="0096167C">
        <w:rPr>
          <w:rFonts w:cs="Arial"/>
        </w:rPr>
        <w:t>ÃO</w:t>
      </w:r>
      <w:bookmarkEnd w:id="27"/>
      <w:bookmarkEnd w:id="28"/>
      <w:bookmarkEnd w:id="29"/>
      <w:bookmarkEnd w:id="30"/>
      <w:bookmarkEnd w:id="31"/>
      <w:bookmarkEnd w:id="32"/>
      <w:bookmarkEnd w:id="33"/>
      <w:bookmarkEnd w:id="34"/>
      <w:bookmarkEnd w:id="35"/>
      <w:bookmarkEnd w:id="36"/>
      <w:bookmarkEnd w:id="37"/>
      <w:bookmarkEnd w:id="38"/>
      <w:bookmarkEnd w:id="39"/>
      <w:bookmarkEnd w:id="134"/>
    </w:p>
    <w:p w14:paraId="3FCA8F82" w14:textId="77777777" w:rsidR="00265325" w:rsidRPr="0096167C" w:rsidRDefault="00265325" w:rsidP="00265325">
      <w:pPr>
        <w:rPr>
          <w:rFonts w:cs="Arial"/>
        </w:rPr>
      </w:pPr>
    </w:p>
    <w:p w14:paraId="58F05254" w14:textId="77777777" w:rsidR="00E55EC6" w:rsidRPr="0096167C" w:rsidRDefault="00AE53BC" w:rsidP="00BF6C0D">
      <w:pPr>
        <w:rPr>
          <w:rFonts w:cs="Arial"/>
        </w:rPr>
      </w:pPr>
      <w:commentRangeStart w:id="135"/>
      <w:commentRangeStart w:id="136"/>
      <w:r w:rsidRPr="0096167C">
        <w:rPr>
          <w:rFonts w:cs="Arial"/>
        </w:rPr>
        <w:t>O MS-ML Studio foi desenvolvido com o prop</w:t>
      </w:r>
      <w:r w:rsidR="00490AB9" w:rsidRPr="0096167C">
        <w:rPr>
          <w:rFonts w:cs="Arial"/>
        </w:rPr>
        <w:t>ó</w:t>
      </w:r>
      <w:r w:rsidRPr="0096167C">
        <w:rPr>
          <w:rFonts w:cs="Arial"/>
        </w:rPr>
        <w:t>sito de facilitar a análise de dados de espectrometria de massas. Com a aplicação das técnicas de inteligência artificial foi p</w:t>
      </w:r>
      <w:r w:rsidR="005F2446" w:rsidRPr="0096167C">
        <w:rPr>
          <w:rFonts w:cs="Arial"/>
        </w:rPr>
        <w:t>ossível realizar a classificar espectros de soro sanguí</w:t>
      </w:r>
      <w:r w:rsidR="00A5418C" w:rsidRPr="0096167C">
        <w:rPr>
          <w:rFonts w:cs="Arial"/>
        </w:rPr>
        <w:t>neos</w:t>
      </w:r>
      <w:r w:rsidR="00F36704" w:rsidRPr="0096167C">
        <w:rPr>
          <w:rFonts w:cs="Arial"/>
        </w:rPr>
        <w:t xml:space="preserve"> realizando o diagnóstico para câncer de próstata e câncer de ovário</w:t>
      </w:r>
      <w:r w:rsidR="00555F5B" w:rsidRPr="0096167C">
        <w:rPr>
          <w:rFonts w:cs="Arial"/>
        </w:rPr>
        <w:t xml:space="preserve">; e foi possível realizar a classificação de espectros de material metabólico de microrganismos </w:t>
      </w:r>
      <w:r w:rsidR="001F6823" w:rsidRPr="0096167C">
        <w:rPr>
          <w:rFonts w:cs="Arial"/>
        </w:rPr>
        <w:t xml:space="preserve">classificando com precisão diferentes estirpes de </w:t>
      </w:r>
      <w:r w:rsidR="001F6823" w:rsidRPr="0096167C">
        <w:rPr>
          <w:rFonts w:cs="Arial"/>
          <w:i/>
        </w:rPr>
        <w:t>Aeromonas</w:t>
      </w:r>
      <w:r w:rsidRPr="0096167C">
        <w:rPr>
          <w:rFonts w:cs="Arial"/>
        </w:rPr>
        <w:t>. Os trabalhos futuros podem envolver o porte do MS-ML Studio para web, possibilitando que o usuário possa realizar experimentos sem a necessidade de instalação da ferramenta; A</w:t>
      </w:r>
      <w:r w:rsidR="004D175B" w:rsidRPr="0096167C">
        <w:rPr>
          <w:rFonts w:cs="Arial"/>
        </w:rPr>
        <w:t xml:space="preserve"> criação de um banco de dados pú</w:t>
      </w:r>
      <w:r w:rsidRPr="0096167C">
        <w:rPr>
          <w:rFonts w:cs="Arial"/>
        </w:rPr>
        <w:t xml:space="preserve">blico de espectrometria de massas integrado ao </w:t>
      </w:r>
      <w:r w:rsidR="00727004" w:rsidRPr="0096167C">
        <w:rPr>
          <w:rFonts w:cs="Arial"/>
        </w:rPr>
        <w:t>MS-ML</w:t>
      </w:r>
      <w:r w:rsidRPr="0096167C">
        <w:rPr>
          <w:rFonts w:cs="Arial"/>
        </w:rPr>
        <w:t xml:space="preserve"> Studio </w:t>
      </w:r>
      <w:r w:rsidR="00E126C5" w:rsidRPr="0096167C">
        <w:rPr>
          <w:rFonts w:cs="Arial"/>
        </w:rPr>
        <w:t xml:space="preserve">poderá </w:t>
      </w:r>
      <w:r w:rsidRPr="0096167C">
        <w:rPr>
          <w:rFonts w:cs="Arial"/>
        </w:rPr>
        <w:t xml:space="preserve">abrir portas para novas linhas de pesquisa, como o cruzamento de dados entre diferentes bancos de dados proporcionando a criação de novos </w:t>
      </w:r>
      <w:r w:rsidRPr="0096167C">
        <w:rPr>
          <w:rFonts w:cs="Arial"/>
          <w:i/>
        </w:rPr>
        <w:t>insights</w:t>
      </w:r>
      <w:r w:rsidRPr="0096167C">
        <w:rPr>
          <w:rFonts w:cs="Arial"/>
        </w:rPr>
        <w:t xml:space="preserve"> biológicos.</w:t>
      </w:r>
      <w:commentRangeEnd w:id="135"/>
      <w:r w:rsidR="00E96176">
        <w:rPr>
          <w:rStyle w:val="CommentReference"/>
        </w:rPr>
        <w:commentReference w:id="135"/>
      </w:r>
      <w:commentRangeEnd w:id="136"/>
      <w:r w:rsidR="001908E1">
        <w:rPr>
          <w:rStyle w:val="CommentReference"/>
        </w:rPr>
        <w:commentReference w:id="136"/>
      </w:r>
    </w:p>
    <w:p w14:paraId="16935422" w14:textId="77777777" w:rsidR="00394A49" w:rsidRPr="0096167C" w:rsidRDefault="00E55EC6" w:rsidP="005617E8">
      <w:pPr>
        <w:pStyle w:val="Heading1"/>
        <w:rPr>
          <w:rFonts w:cs="Arial"/>
        </w:rPr>
      </w:pPr>
      <w:r w:rsidRPr="0096167C">
        <w:rPr>
          <w:rFonts w:cs="Arial"/>
        </w:rPr>
        <w:br w:type="column"/>
      </w:r>
      <w:bookmarkStart w:id="137" w:name="_Toc304482884"/>
      <w:r w:rsidR="00AF2CDD" w:rsidRPr="0096167C">
        <w:rPr>
          <w:rFonts w:cs="Arial"/>
        </w:rPr>
        <w:lastRenderedPageBreak/>
        <w:t>REFERÊ</w:t>
      </w:r>
      <w:r w:rsidRPr="0096167C">
        <w:rPr>
          <w:rFonts w:cs="Arial"/>
        </w:rPr>
        <w:t>NCIAS</w:t>
      </w:r>
      <w:bookmarkEnd w:id="137"/>
    </w:p>
    <w:p w14:paraId="2D0F5A3E" w14:textId="77777777" w:rsidR="00A804FC" w:rsidRPr="0096167C" w:rsidRDefault="00A804FC" w:rsidP="00A804FC">
      <w:pPr>
        <w:rPr>
          <w:rFonts w:cs="Arial"/>
        </w:rPr>
      </w:pPr>
    </w:p>
    <w:p w14:paraId="4105D7B6" w14:textId="77777777" w:rsidR="00A804FC" w:rsidRPr="0096167C" w:rsidRDefault="00A804FC" w:rsidP="00A804FC">
      <w:pPr>
        <w:rPr>
          <w:rFonts w:cs="Arial"/>
        </w:rPr>
      </w:pPr>
    </w:p>
    <w:p w14:paraId="001F9EAA" w14:textId="53F2D2B5" w:rsidR="00772C5F" w:rsidRPr="00FD6A63" w:rsidRDefault="00A804FC">
      <w:pPr>
        <w:widowControl w:val="0"/>
        <w:autoSpaceDE w:val="0"/>
        <w:autoSpaceDN w:val="0"/>
        <w:adjustRightInd w:val="0"/>
        <w:spacing w:after="140" w:line="288" w:lineRule="auto"/>
        <w:rPr>
          <w:noProof/>
          <w:sz w:val="20"/>
          <w:lang w:val="en-US"/>
          <w:rPrChange w:id="138" w:author="Paulo Carvalho" w:date="2015-11-13T14:45:00Z">
            <w:rPr>
              <w:noProof/>
              <w:sz w:val="20"/>
            </w:rPr>
          </w:rPrChange>
        </w:rPr>
      </w:pPr>
      <w:r w:rsidRPr="0096167C">
        <w:rPr>
          <w:rFonts w:cs="Arial"/>
        </w:rPr>
        <w:fldChar w:fldCharType="begin" w:fldLock="1"/>
      </w:r>
      <w:r w:rsidRPr="0096167C">
        <w:rPr>
          <w:rFonts w:cs="Arial"/>
          <w:lang w:val="en-US"/>
        </w:rPr>
        <w:instrText xml:space="preserve">ADDIN Mendeley Bibliography CSL_BIBLIOGRAPHY </w:instrText>
      </w:r>
      <w:r w:rsidRPr="0096167C">
        <w:rPr>
          <w:rFonts w:cs="Arial"/>
        </w:rPr>
        <w:fldChar w:fldCharType="separate"/>
      </w:r>
      <w:r w:rsidR="00772C5F" w:rsidRPr="00FD6A63">
        <w:rPr>
          <w:noProof/>
          <w:sz w:val="20"/>
          <w:lang w:val="en-US"/>
          <w:rPrChange w:id="139" w:author="Paulo Carvalho" w:date="2015-11-13T14:45:00Z">
            <w:rPr>
              <w:noProof/>
              <w:sz w:val="20"/>
            </w:rPr>
          </w:rPrChange>
        </w:rPr>
        <w:t xml:space="preserve">AEBERSOLD, R.; MANN, M. Mass spectrometry-based proteomics. </w:t>
      </w:r>
      <w:r w:rsidR="00772C5F" w:rsidRPr="00FD6A63">
        <w:rPr>
          <w:b/>
          <w:bCs/>
          <w:noProof/>
          <w:sz w:val="20"/>
          <w:lang w:val="en-US"/>
          <w:rPrChange w:id="140" w:author="Paulo Carvalho" w:date="2015-11-13T14:45:00Z">
            <w:rPr>
              <w:b/>
              <w:bCs/>
              <w:noProof/>
              <w:sz w:val="20"/>
            </w:rPr>
          </w:rPrChange>
        </w:rPr>
        <w:t>Nature</w:t>
      </w:r>
      <w:r w:rsidR="00772C5F" w:rsidRPr="00FD6A63">
        <w:rPr>
          <w:noProof/>
          <w:sz w:val="20"/>
          <w:lang w:val="en-US"/>
          <w:rPrChange w:id="141" w:author="Paulo Carvalho" w:date="2015-11-13T14:45:00Z">
            <w:rPr>
              <w:noProof/>
              <w:sz w:val="20"/>
            </w:rPr>
          </w:rPrChange>
        </w:rPr>
        <w:t>, v. 422, n. March, p. 198–207, 2003.</w:t>
      </w:r>
    </w:p>
    <w:p w14:paraId="58168033" w14:textId="77777777" w:rsidR="00772C5F" w:rsidRPr="00FD6A63" w:rsidRDefault="00772C5F">
      <w:pPr>
        <w:widowControl w:val="0"/>
        <w:autoSpaceDE w:val="0"/>
        <w:autoSpaceDN w:val="0"/>
        <w:adjustRightInd w:val="0"/>
        <w:spacing w:after="140" w:line="288" w:lineRule="auto"/>
        <w:rPr>
          <w:noProof/>
          <w:sz w:val="20"/>
          <w:lang w:val="en-US"/>
          <w:rPrChange w:id="142" w:author="Paulo Carvalho" w:date="2015-11-13T14:45:00Z">
            <w:rPr>
              <w:noProof/>
              <w:sz w:val="20"/>
            </w:rPr>
          </w:rPrChange>
        </w:rPr>
      </w:pPr>
      <w:r w:rsidRPr="00FD6A63">
        <w:rPr>
          <w:noProof/>
          <w:sz w:val="20"/>
          <w:lang w:val="en-US"/>
          <w:rPrChange w:id="143" w:author="Paulo Carvalho" w:date="2015-11-13T14:45:00Z">
            <w:rPr>
              <w:noProof/>
              <w:sz w:val="20"/>
            </w:rPr>
          </w:rPrChange>
        </w:rPr>
        <w:t xml:space="preserve">ARMANANZAS, R.; SAEYS, Y.; INZA, I.; et al. Peakbin Selection in Mass Spectrometry Data Using a Consensus Approach with Estimation of Distribution Algorithms. </w:t>
      </w:r>
      <w:r w:rsidRPr="00FD6A63">
        <w:rPr>
          <w:b/>
          <w:bCs/>
          <w:noProof/>
          <w:sz w:val="20"/>
          <w:lang w:val="en-US"/>
          <w:rPrChange w:id="144" w:author="Paulo Carvalho" w:date="2015-11-13T14:45:00Z">
            <w:rPr>
              <w:b/>
              <w:bCs/>
              <w:noProof/>
              <w:sz w:val="20"/>
            </w:rPr>
          </w:rPrChange>
        </w:rPr>
        <w:t>IEEE/ACM Transactions on Computational Biology and Bioinformatics</w:t>
      </w:r>
      <w:r w:rsidRPr="00FD6A63">
        <w:rPr>
          <w:noProof/>
          <w:sz w:val="20"/>
          <w:lang w:val="en-US"/>
          <w:rPrChange w:id="145" w:author="Paulo Carvalho" w:date="2015-11-13T14:45:00Z">
            <w:rPr>
              <w:noProof/>
              <w:sz w:val="20"/>
            </w:rPr>
          </w:rPrChange>
        </w:rPr>
        <w:t>, v. 8, n. 3, p. 760–774, 2011.</w:t>
      </w:r>
    </w:p>
    <w:p w14:paraId="72411751" w14:textId="77777777" w:rsidR="00772C5F" w:rsidRPr="00772C5F" w:rsidRDefault="00772C5F">
      <w:pPr>
        <w:widowControl w:val="0"/>
        <w:autoSpaceDE w:val="0"/>
        <w:autoSpaceDN w:val="0"/>
        <w:adjustRightInd w:val="0"/>
        <w:spacing w:after="140" w:line="288" w:lineRule="auto"/>
        <w:rPr>
          <w:noProof/>
          <w:sz w:val="20"/>
        </w:rPr>
      </w:pPr>
      <w:r w:rsidRPr="00772C5F">
        <w:rPr>
          <w:noProof/>
          <w:sz w:val="20"/>
        </w:rPr>
        <w:t xml:space="preserve">BÖHME, K.; FERNÁNDEZ-NO, I. C.; BARROS-VELÁZQUEZ, J.; et al. </w:t>
      </w:r>
      <w:r w:rsidRPr="00FD6A63">
        <w:rPr>
          <w:noProof/>
          <w:sz w:val="20"/>
          <w:lang w:val="en-US"/>
          <w:rPrChange w:id="146" w:author="Paulo Carvalho" w:date="2015-11-13T14:45:00Z">
            <w:rPr>
              <w:noProof/>
              <w:sz w:val="20"/>
            </w:rPr>
          </w:rPrChange>
        </w:rPr>
        <w:t xml:space="preserve">Species differentiation of seafood spoilage and pathogenic gram-negative bacteria by MALDI-TOF mass fingerprinting. </w:t>
      </w:r>
      <w:r w:rsidRPr="00772C5F">
        <w:rPr>
          <w:b/>
          <w:bCs/>
          <w:noProof/>
          <w:sz w:val="20"/>
        </w:rPr>
        <w:t>Joural of proteome research</w:t>
      </w:r>
      <w:r w:rsidRPr="00772C5F">
        <w:rPr>
          <w:noProof/>
          <w:sz w:val="20"/>
        </w:rPr>
        <w:t>, p. 3169–3183, 2010. Disponível em: &lt;http://pubs.acs.org/doi/abs/10.1021/pr100047q&gt;. Acesso em: 10/9/2013.</w:t>
      </w:r>
    </w:p>
    <w:p w14:paraId="46287124" w14:textId="77777777" w:rsidR="00772C5F" w:rsidRPr="00772C5F" w:rsidRDefault="00772C5F">
      <w:pPr>
        <w:widowControl w:val="0"/>
        <w:autoSpaceDE w:val="0"/>
        <w:autoSpaceDN w:val="0"/>
        <w:adjustRightInd w:val="0"/>
        <w:spacing w:after="140" w:line="288" w:lineRule="auto"/>
        <w:rPr>
          <w:noProof/>
          <w:sz w:val="20"/>
        </w:rPr>
      </w:pPr>
      <w:r w:rsidRPr="00242DD5">
        <w:rPr>
          <w:noProof/>
          <w:sz w:val="20"/>
          <w:lang w:val="en-US"/>
        </w:rPr>
        <w:t xml:space="preserve">BRUYNE, K. DE; SLABBINCK, B.; WAEGEMAN, W.; et al. Bacterial species identification from MALDI-TOF mass spectra through data analysis and machine learning. </w:t>
      </w:r>
      <w:r w:rsidRPr="00242DD5">
        <w:rPr>
          <w:b/>
          <w:bCs/>
          <w:noProof/>
          <w:sz w:val="20"/>
          <w:lang w:val="en-US"/>
        </w:rPr>
        <w:t>Systematic and applied microbiology</w:t>
      </w:r>
      <w:r w:rsidRPr="00242DD5">
        <w:rPr>
          <w:noProof/>
          <w:sz w:val="20"/>
          <w:lang w:val="en-US"/>
        </w:rPr>
        <w:t xml:space="preserve">, v. 34, n. 1, p. 20–29, 2011. Elsevier GmbH. Disponível em: &lt;http://www.ncbi.nlm.nih.gov/pubmed/21295428&gt;. </w:t>
      </w:r>
      <w:r w:rsidRPr="00772C5F">
        <w:rPr>
          <w:noProof/>
          <w:sz w:val="20"/>
        </w:rPr>
        <w:t>Acesso em: 23/9/2013.</w:t>
      </w:r>
    </w:p>
    <w:p w14:paraId="18894F84" w14:textId="77777777" w:rsidR="00772C5F" w:rsidRPr="00242DD5" w:rsidRDefault="00772C5F">
      <w:pPr>
        <w:widowControl w:val="0"/>
        <w:autoSpaceDE w:val="0"/>
        <w:autoSpaceDN w:val="0"/>
        <w:adjustRightInd w:val="0"/>
        <w:spacing w:after="140" w:line="288" w:lineRule="auto"/>
        <w:rPr>
          <w:noProof/>
          <w:sz w:val="20"/>
          <w:lang w:val="en-US"/>
        </w:rPr>
      </w:pPr>
      <w:r w:rsidRPr="00772C5F">
        <w:rPr>
          <w:noProof/>
          <w:sz w:val="20"/>
        </w:rPr>
        <w:t xml:space="preserve">CAÑAS, B.; LÓPEZ-FERRER, D.; RAMOS-FERNÁNDEZ, A.; CAMAFEITA, E.; CALVO, E. Mass spectrometry technologies for proteomics. </w:t>
      </w:r>
      <w:r w:rsidRPr="00242DD5">
        <w:rPr>
          <w:b/>
          <w:bCs/>
          <w:noProof/>
          <w:sz w:val="20"/>
          <w:lang w:val="en-US"/>
        </w:rPr>
        <w:t>Briefings in Functional Genomics and Proteomics</w:t>
      </w:r>
      <w:r w:rsidRPr="00242DD5">
        <w:rPr>
          <w:noProof/>
          <w:sz w:val="20"/>
          <w:lang w:val="en-US"/>
        </w:rPr>
        <w:t>, v. 4, n. 4, p. 295–320, 2006.</w:t>
      </w:r>
    </w:p>
    <w:p w14:paraId="66BC41D5" w14:textId="77777777" w:rsidR="00772C5F" w:rsidRPr="00772C5F" w:rsidRDefault="00772C5F">
      <w:pPr>
        <w:widowControl w:val="0"/>
        <w:autoSpaceDE w:val="0"/>
        <w:autoSpaceDN w:val="0"/>
        <w:adjustRightInd w:val="0"/>
        <w:spacing w:after="140" w:line="288" w:lineRule="auto"/>
        <w:rPr>
          <w:noProof/>
          <w:sz w:val="20"/>
        </w:rPr>
      </w:pPr>
      <w:r w:rsidRPr="00242DD5">
        <w:rPr>
          <w:noProof/>
          <w:sz w:val="20"/>
          <w:lang w:val="en-US"/>
        </w:rPr>
        <w:t xml:space="preserve">CONRADS, T. P.; FUSARO, V. A; ROSS, S.; et al. High-resolution serum proteomic features for ovarian cancer detection. </w:t>
      </w:r>
      <w:r w:rsidRPr="00772C5F">
        <w:rPr>
          <w:b/>
          <w:bCs/>
          <w:noProof/>
          <w:sz w:val="20"/>
        </w:rPr>
        <w:t>Endocrine-related cancer</w:t>
      </w:r>
      <w:r w:rsidRPr="00772C5F">
        <w:rPr>
          <w:noProof/>
          <w:sz w:val="20"/>
        </w:rPr>
        <w:t>, v. 11, n. 2, p. 163–78, 2004. Disponível em: &lt;http://www.ncbi.nlm.nih.gov/pubmed/15163296&gt;. .</w:t>
      </w:r>
    </w:p>
    <w:p w14:paraId="5F368223" w14:textId="77777777" w:rsidR="00772C5F" w:rsidRPr="00242DD5" w:rsidRDefault="00772C5F">
      <w:pPr>
        <w:widowControl w:val="0"/>
        <w:autoSpaceDE w:val="0"/>
        <w:autoSpaceDN w:val="0"/>
        <w:adjustRightInd w:val="0"/>
        <w:spacing w:after="140" w:line="288" w:lineRule="auto"/>
        <w:rPr>
          <w:noProof/>
          <w:sz w:val="20"/>
          <w:lang w:val="en-US"/>
        </w:rPr>
      </w:pPr>
      <w:r w:rsidRPr="00242DD5">
        <w:rPr>
          <w:noProof/>
          <w:sz w:val="20"/>
          <w:lang w:val="en-US"/>
        </w:rPr>
        <w:t xml:space="preserve">CONRADS, T. P.; ZHOU, M.; PETRICOIN, E. F.; LIOTTA, L.; VEENSTRA, T. D. Cancer diagnosis using proteomic patterns. </w:t>
      </w:r>
      <w:r w:rsidRPr="00242DD5">
        <w:rPr>
          <w:b/>
          <w:bCs/>
          <w:noProof/>
          <w:sz w:val="20"/>
          <w:lang w:val="en-US"/>
        </w:rPr>
        <w:t>Expert review of molecular diagnostics</w:t>
      </w:r>
      <w:r w:rsidRPr="00242DD5">
        <w:rPr>
          <w:noProof/>
          <w:sz w:val="20"/>
          <w:lang w:val="en-US"/>
        </w:rPr>
        <w:t>, v. 3, p. 411–420, 2003.</w:t>
      </w:r>
    </w:p>
    <w:p w14:paraId="492B58EC" w14:textId="77777777" w:rsidR="00772C5F" w:rsidRPr="00772C5F" w:rsidRDefault="00772C5F">
      <w:pPr>
        <w:widowControl w:val="0"/>
        <w:autoSpaceDE w:val="0"/>
        <w:autoSpaceDN w:val="0"/>
        <w:adjustRightInd w:val="0"/>
        <w:spacing w:after="140" w:line="288" w:lineRule="auto"/>
        <w:rPr>
          <w:noProof/>
          <w:sz w:val="20"/>
        </w:rPr>
      </w:pPr>
      <w:r w:rsidRPr="00772C5F">
        <w:rPr>
          <w:noProof/>
          <w:sz w:val="20"/>
        </w:rPr>
        <w:t xml:space="preserve">CUNHA, R. B.; CASTRO, M. D. S.; FONTES, W. Espectrometria de massa de proteínas. </w:t>
      </w:r>
      <w:r w:rsidRPr="00772C5F">
        <w:rPr>
          <w:b/>
          <w:bCs/>
          <w:noProof/>
          <w:sz w:val="20"/>
        </w:rPr>
        <w:t>Biotecnologia Ciência &amp; Desenvolvimento</w:t>
      </w:r>
      <w:r w:rsidRPr="00772C5F">
        <w:rPr>
          <w:noProof/>
          <w:sz w:val="20"/>
        </w:rPr>
        <w:t>, v. ano IX, n. 36, p. 40–46, 2006.</w:t>
      </w:r>
    </w:p>
    <w:p w14:paraId="1EFF3844" w14:textId="77777777" w:rsidR="00772C5F" w:rsidRPr="00242DD5" w:rsidRDefault="00772C5F">
      <w:pPr>
        <w:widowControl w:val="0"/>
        <w:autoSpaceDE w:val="0"/>
        <w:autoSpaceDN w:val="0"/>
        <w:adjustRightInd w:val="0"/>
        <w:spacing w:after="140" w:line="288" w:lineRule="auto"/>
        <w:rPr>
          <w:noProof/>
          <w:sz w:val="20"/>
          <w:lang w:val="en-US"/>
        </w:rPr>
      </w:pPr>
      <w:r w:rsidRPr="00772C5F">
        <w:rPr>
          <w:noProof/>
          <w:sz w:val="20"/>
        </w:rPr>
        <w:t xml:space="preserve">DEMIREV, P. A; HO, Y.-P.; RYZHOV, V.; FENSELAU, C. Microorganism identification by mass spectrometry and protein database seaches. </w:t>
      </w:r>
      <w:r w:rsidRPr="00242DD5">
        <w:rPr>
          <w:b/>
          <w:bCs/>
          <w:noProof/>
          <w:sz w:val="20"/>
          <w:lang w:val="en-US"/>
        </w:rPr>
        <w:t>Anal. Chem.</w:t>
      </w:r>
      <w:r w:rsidRPr="00242DD5">
        <w:rPr>
          <w:noProof/>
          <w:sz w:val="20"/>
          <w:lang w:val="en-US"/>
        </w:rPr>
        <w:t>, v. 71, n. 14, p. 2732–2738, 1999.</w:t>
      </w:r>
    </w:p>
    <w:p w14:paraId="401E5D13" w14:textId="77777777" w:rsidR="00772C5F" w:rsidRPr="00242DD5" w:rsidRDefault="00772C5F">
      <w:pPr>
        <w:widowControl w:val="0"/>
        <w:autoSpaceDE w:val="0"/>
        <w:autoSpaceDN w:val="0"/>
        <w:adjustRightInd w:val="0"/>
        <w:spacing w:after="140" w:line="288" w:lineRule="auto"/>
        <w:rPr>
          <w:noProof/>
          <w:sz w:val="20"/>
          <w:lang w:val="en-US"/>
        </w:rPr>
      </w:pPr>
      <w:r w:rsidRPr="00242DD5">
        <w:rPr>
          <w:noProof/>
          <w:sz w:val="20"/>
          <w:lang w:val="en-US"/>
        </w:rPr>
        <w:t xml:space="preserve">DIAMANTIDIS, N. A.; KARLIS, D.; GIAKOUMAKIS, E. A. Unsupervised stratification of cross-validation for accuracy estimation. </w:t>
      </w:r>
      <w:r w:rsidRPr="00242DD5">
        <w:rPr>
          <w:b/>
          <w:bCs/>
          <w:noProof/>
          <w:sz w:val="20"/>
          <w:lang w:val="en-US"/>
        </w:rPr>
        <w:t>Artificial Intelligence</w:t>
      </w:r>
      <w:r w:rsidRPr="00242DD5">
        <w:rPr>
          <w:noProof/>
          <w:sz w:val="20"/>
          <w:lang w:val="en-US"/>
        </w:rPr>
        <w:t>, v. 116, n. 1-2, p. 1–16, 2000.</w:t>
      </w:r>
    </w:p>
    <w:p w14:paraId="67E5699B" w14:textId="77777777" w:rsidR="00772C5F" w:rsidRPr="00242DD5" w:rsidRDefault="00772C5F">
      <w:pPr>
        <w:widowControl w:val="0"/>
        <w:autoSpaceDE w:val="0"/>
        <w:autoSpaceDN w:val="0"/>
        <w:adjustRightInd w:val="0"/>
        <w:spacing w:after="140" w:line="288" w:lineRule="auto"/>
        <w:rPr>
          <w:noProof/>
          <w:sz w:val="20"/>
          <w:lang w:val="en-US"/>
        </w:rPr>
      </w:pPr>
      <w:r w:rsidRPr="00242DD5">
        <w:rPr>
          <w:noProof/>
          <w:sz w:val="20"/>
          <w:lang w:val="en-US"/>
        </w:rPr>
        <w:t xml:space="preserve">FENN, J. J. B.; MANN, M.; MENG, C. K. A I. C.; WONG, S. F.; WHITEHOUSE, C. M. Electrospray ionization for mass spectrometry of large biomolecules. </w:t>
      </w:r>
      <w:r w:rsidRPr="00772C5F">
        <w:rPr>
          <w:b/>
          <w:bCs/>
          <w:noProof/>
          <w:sz w:val="20"/>
        </w:rPr>
        <w:t>Science</w:t>
      </w:r>
      <w:r w:rsidRPr="00772C5F">
        <w:rPr>
          <w:noProof/>
          <w:sz w:val="20"/>
        </w:rPr>
        <w:t xml:space="preserve">, v. 246, n. 6, p. 64–71, 1989. Disponível em: &lt;http://www.sciencemag.org/content/246/4926/64.short&gt;. </w:t>
      </w:r>
      <w:r w:rsidRPr="00242DD5">
        <w:rPr>
          <w:noProof/>
          <w:sz w:val="20"/>
          <w:lang w:val="en-US"/>
        </w:rPr>
        <w:t>Acesso em: 20/9/2013.</w:t>
      </w:r>
    </w:p>
    <w:p w14:paraId="671158FD" w14:textId="77777777" w:rsidR="00772C5F" w:rsidRPr="00242DD5" w:rsidRDefault="00772C5F">
      <w:pPr>
        <w:widowControl w:val="0"/>
        <w:autoSpaceDE w:val="0"/>
        <w:autoSpaceDN w:val="0"/>
        <w:adjustRightInd w:val="0"/>
        <w:spacing w:after="140" w:line="288" w:lineRule="auto"/>
        <w:rPr>
          <w:noProof/>
          <w:sz w:val="20"/>
          <w:lang w:val="en-US"/>
        </w:rPr>
      </w:pPr>
      <w:r w:rsidRPr="00242DD5">
        <w:rPr>
          <w:noProof/>
          <w:sz w:val="20"/>
          <w:lang w:val="en-US"/>
        </w:rPr>
        <w:t xml:space="preserve">FITZPATRICK, J.; GREFENSTETTE, J. Genetic algorithms in noisy environments. </w:t>
      </w:r>
      <w:r w:rsidRPr="00242DD5">
        <w:rPr>
          <w:b/>
          <w:bCs/>
          <w:noProof/>
          <w:sz w:val="20"/>
          <w:lang w:val="en-US"/>
        </w:rPr>
        <w:t>Machine learning</w:t>
      </w:r>
      <w:r w:rsidRPr="00242DD5">
        <w:rPr>
          <w:noProof/>
          <w:sz w:val="20"/>
          <w:lang w:val="en-US"/>
        </w:rPr>
        <w:t>, v. 3, n. 2-3, p. 101–120, 1988. Disponível em: &lt;http://link.springer.com/10.1007/BF00113893\nhttp://link.springer.com/article/10.1023/A:1022654003254&gt;. .</w:t>
      </w:r>
    </w:p>
    <w:p w14:paraId="1F8FE184" w14:textId="77777777" w:rsidR="00772C5F" w:rsidRPr="00242DD5" w:rsidRDefault="00772C5F">
      <w:pPr>
        <w:widowControl w:val="0"/>
        <w:autoSpaceDE w:val="0"/>
        <w:autoSpaceDN w:val="0"/>
        <w:adjustRightInd w:val="0"/>
        <w:spacing w:after="140" w:line="288" w:lineRule="auto"/>
        <w:rPr>
          <w:noProof/>
          <w:sz w:val="20"/>
          <w:lang w:val="en-US"/>
        </w:rPr>
      </w:pPr>
      <w:r w:rsidRPr="00242DD5">
        <w:rPr>
          <w:noProof/>
          <w:sz w:val="20"/>
          <w:lang w:val="en-US"/>
        </w:rPr>
        <w:t xml:space="preserve">FRANCO, C. F.; MELLADO, M. C. M.; ALVES, P. M.; COELHO, A. V. Monitoring virus-like particle and viral protein production by intact cell MALDI-TOF mass spectrometry. </w:t>
      </w:r>
      <w:r w:rsidRPr="00772C5F">
        <w:rPr>
          <w:b/>
          <w:bCs/>
          <w:noProof/>
          <w:sz w:val="20"/>
        </w:rPr>
        <w:t>Talanta</w:t>
      </w:r>
      <w:r w:rsidRPr="00772C5F">
        <w:rPr>
          <w:noProof/>
          <w:sz w:val="20"/>
        </w:rPr>
        <w:t xml:space="preserve">, v. 80, n. 4, p. 1561–8, 2010. Disponível em: &lt;http://www.ncbi.nlm.nih.gov/pubmed/20082815&gt;. </w:t>
      </w:r>
      <w:r w:rsidRPr="00242DD5">
        <w:rPr>
          <w:noProof/>
          <w:sz w:val="20"/>
          <w:lang w:val="en-US"/>
        </w:rPr>
        <w:t>Acesso em: 20/8/2013.</w:t>
      </w:r>
    </w:p>
    <w:p w14:paraId="6DCB453D" w14:textId="77777777" w:rsidR="00772C5F" w:rsidRPr="00242DD5" w:rsidRDefault="00772C5F">
      <w:pPr>
        <w:widowControl w:val="0"/>
        <w:autoSpaceDE w:val="0"/>
        <w:autoSpaceDN w:val="0"/>
        <w:adjustRightInd w:val="0"/>
        <w:spacing w:after="140" w:line="288" w:lineRule="auto"/>
        <w:rPr>
          <w:noProof/>
          <w:sz w:val="20"/>
          <w:lang w:val="en-US"/>
        </w:rPr>
      </w:pPr>
      <w:r w:rsidRPr="00242DD5">
        <w:rPr>
          <w:noProof/>
          <w:sz w:val="20"/>
          <w:lang w:val="en-US"/>
        </w:rPr>
        <w:t xml:space="preserve">GOLDBERG, D.; HOLLAND, J. Genetic Algorithms and Machine Learning. </w:t>
      </w:r>
      <w:r w:rsidRPr="00242DD5">
        <w:rPr>
          <w:b/>
          <w:bCs/>
          <w:noProof/>
          <w:sz w:val="20"/>
          <w:lang w:val="en-US"/>
        </w:rPr>
        <w:t>Machine Learning</w:t>
      </w:r>
      <w:r w:rsidRPr="00242DD5">
        <w:rPr>
          <w:noProof/>
          <w:sz w:val="20"/>
          <w:lang w:val="en-US"/>
        </w:rPr>
        <w:t>, v. 3, p. 95–99, 1988.</w:t>
      </w:r>
    </w:p>
    <w:p w14:paraId="2A2C2F85" w14:textId="77777777" w:rsidR="00772C5F" w:rsidRPr="00772C5F" w:rsidRDefault="00772C5F">
      <w:pPr>
        <w:widowControl w:val="0"/>
        <w:autoSpaceDE w:val="0"/>
        <w:autoSpaceDN w:val="0"/>
        <w:adjustRightInd w:val="0"/>
        <w:spacing w:after="140" w:line="288" w:lineRule="auto"/>
        <w:rPr>
          <w:noProof/>
          <w:sz w:val="20"/>
        </w:rPr>
      </w:pPr>
      <w:r w:rsidRPr="00242DD5">
        <w:rPr>
          <w:noProof/>
          <w:sz w:val="20"/>
          <w:lang w:val="en-US"/>
        </w:rPr>
        <w:t xml:space="preserve">HALL, M. A. </w:t>
      </w:r>
      <w:r w:rsidRPr="00242DD5">
        <w:rPr>
          <w:b/>
          <w:bCs/>
          <w:noProof/>
          <w:sz w:val="20"/>
          <w:lang w:val="en-US"/>
        </w:rPr>
        <w:t>Correlation-based Feature Selection for Machine LearningDepartament of Computer Science of The University of Waikato</w:t>
      </w:r>
      <w:r w:rsidRPr="00242DD5">
        <w:rPr>
          <w:noProof/>
          <w:sz w:val="20"/>
          <w:lang w:val="en-US"/>
        </w:rPr>
        <w:t xml:space="preserve">, 1999. </w:t>
      </w:r>
      <w:r w:rsidRPr="00772C5F">
        <w:rPr>
          <w:noProof/>
          <w:sz w:val="20"/>
        </w:rPr>
        <w:t xml:space="preserve">Disponível em: </w:t>
      </w:r>
      <w:r w:rsidRPr="00772C5F">
        <w:rPr>
          <w:noProof/>
          <w:sz w:val="20"/>
        </w:rPr>
        <w:lastRenderedPageBreak/>
        <w:t>&lt;http://citeseerx.ist.psu.edu/viewdoc/download?doi=10.1.1.62.9584&amp;amp;rep=rep1&amp;amp;type=pdf&gt;. .</w:t>
      </w:r>
    </w:p>
    <w:p w14:paraId="7C27CC9E" w14:textId="77777777" w:rsidR="00772C5F" w:rsidRPr="00242DD5" w:rsidRDefault="00772C5F">
      <w:pPr>
        <w:widowControl w:val="0"/>
        <w:autoSpaceDE w:val="0"/>
        <w:autoSpaceDN w:val="0"/>
        <w:adjustRightInd w:val="0"/>
        <w:spacing w:after="140" w:line="288" w:lineRule="auto"/>
        <w:rPr>
          <w:noProof/>
          <w:sz w:val="20"/>
          <w:lang w:val="en-US"/>
        </w:rPr>
      </w:pPr>
      <w:r w:rsidRPr="00242DD5">
        <w:rPr>
          <w:noProof/>
          <w:sz w:val="20"/>
          <w:lang w:val="en-US"/>
        </w:rPr>
        <w:t xml:space="preserve">HOLLAND, R. D.; WILKES, J. G.; RAFII, F.; et al. Rapid identification of intact whole bacteria based on spectral patterns using matrix-assisted laser desorption/ionization with time-of-flight mass spectrometry. </w:t>
      </w:r>
      <w:r w:rsidRPr="00242DD5">
        <w:rPr>
          <w:b/>
          <w:bCs/>
          <w:noProof/>
          <w:sz w:val="20"/>
          <w:lang w:val="en-US"/>
        </w:rPr>
        <w:t>Rapid communications in mass spectrometry : RCM</w:t>
      </w:r>
      <w:r w:rsidRPr="00242DD5">
        <w:rPr>
          <w:noProof/>
          <w:sz w:val="20"/>
          <w:lang w:val="en-US"/>
        </w:rPr>
        <w:t>, v. 10, n. 10, p. 1227–32, 1996. Disponível em: &lt;http://www.ncbi.nlm.nih.gov/pubmed/8759332&gt;. .</w:t>
      </w:r>
    </w:p>
    <w:p w14:paraId="1DE1B84B" w14:textId="77777777" w:rsidR="00772C5F" w:rsidRPr="00242DD5" w:rsidRDefault="00772C5F">
      <w:pPr>
        <w:widowControl w:val="0"/>
        <w:autoSpaceDE w:val="0"/>
        <w:autoSpaceDN w:val="0"/>
        <w:adjustRightInd w:val="0"/>
        <w:spacing w:after="140" w:line="288" w:lineRule="auto"/>
        <w:rPr>
          <w:noProof/>
          <w:sz w:val="20"/>
          <w:lang w:val="en-US"/>
        </w:rPr>
      </w:pPr>
      <w:r w:rsidRPr="00242DD5">
        <w:rPr>
          <w:noProof/>
          <w:sz w:val="20"/>
          <w:lang w:val="en-US"/>
        </w:rPr>
        <w:t>III, E. F. P.; DAVID, K.; PAWELETZ, C. P.; et al. BRIEF Serum Proteomic Patterns for Detection of Prostate Cancer. , v. 94, n. 20, p. 2–4, 2002.</w:t>
      </w:r>
    </w:p>
    <w:p w14:paraId="7767E87D" w14:textId="77777777" w:rsidR="00772C5F" w:rsidRPr="00242DD5" w:rsidRDefault="00772C5F">
      <w:pPr>
        <w:widowControl w:val="0"/>
        <w:autoSpaceDE w:val="0"/>
        <w:autoSpaceDN w:val="0"/>
        <w:adjustRightInd w:val="0"/>
        <w:spacing w:after="140" w:line="288" w:lineRule="auto"/>
        <w:rPr>
          <w:noProof/>
          <w:sz w:val="20"/>
          <w:lang w:val="en-US"/>
        </w:rPr>
      </w:pPr>
      <w:r w:rsidRPr="00242DD5">
        <w:rPr>
          <w:noProof/>
          <w:sz w:val="20"/>
          <w:lang w:val="en-US"/>
        </w:rPr>
        <w:t xml:space="preserve">KOHAVI, R. A Study of Cross-Validation and Bootstrap for Accuracy Estimation and Model Selection. </w:t>
      </w:r>
      <w:r w:rsidRPr="00242DD5">
        <w:rPr>
          <w:b/>
          <w:bCs/>
          <w:noProof/>
          <w:sz w:val="20"/>
          <w:lang w:val="en-US"/>
        </w:rPr>
        <w:t>International Joint Conference on Artificial Intelligence</w:t>
      </w:r>
      <w:r w:rsidRPr="00242DD5">
        <w:rPr>
          <w:noProof/>
          <w:sz w:val="20"/>
          <w:lang w:val="en-US"/>
        </w:rPr>
        <w:t>, v. 14, n. 12, p. 1137–1143, 1995.</w:t>
      </w:r>
    </w:p>
    <w:p w14:paraId="684EFC0B" w14:textId="77777777" w:rsidR="00772C5F" w:rsidRPr="00242DD5" w:rsidRDefault="00772C5F">
      <w:pPr>
        <w:widowControl w:val="0"/>
        <w:autoSpaceDE w:val="0"/>
        <w:autoSpaceDN w:val="0"/>
        <w:adjustRightInd w:val="0"/>
        <w:spacing w:after="140" w:line="288" w:lineRule="auto"/>
        <w:rPr>
          <w:noProof/>
          <w:sz w:val="20"/>
          <w:lang w:val="en-US"/>
        </w:rPr>
      </w:pPr>
      <w:r w:rsidRPr="00242DD5">
        <w:rPr>
          <w:noProof/>
          <w:sz w:val="20"/>
          <w:lang w:val="en-US"/>
        </w:rPr>
        <w:t xml:space="preserve">LANE, C. S. Mass spectrometry-based proteomics in the life sciences. </w:t>
      </w:r>
      <w:r w:rsidRPr="00242DD5">
        <w:rPr>
          <w:b/>
          <w:bCs/>
          <w:noProof/>
          <w:sz w:val="20"/>
          <w:lang w:val="en-US"/>
        </w:rPr>
        <w:t>Cellular and Molecular Life Sciences</w:t>
      </w:r>
      <w:r w:rsidRPr="00242DD5">
        <w:rPr>
          <w:noProof/>
          <w:sz w:val="20"/>
          <w:lang w:val="en-US"/>
        </w:rPr>
        <w:t>, v. 62, n. 7-8, p. 848–869, 2005.</w:t>
      </w:r>
    </w:p>
    <w:p w14:paraId="39281CEB" w14:textId="77777777" w:rsidR="00772C5F" w:rsidRPr="00242DD5" w:rsidRDefault="00772C5F">
      <w:pPr>
        <w:widowControl w:val="0"/>
        <w:autoSpaceDE w:val="0"/>
        <w:autoSpaceDN w:val="0"/>
        <w:adjustRightInd w:val="0"/>
        <w:spacing w:after="140" w:line="288" w:lineRule="auto"/>
        <w:rPr>
          <w:noProof/>
          <w:sz w:val="20"/>
          <w:lang w:val="en-US"/>
        </w:rPr>
      </w:pPr>
      <w:r w:rsidRPr="00242DD5">
        <w:rPr>
          <w:noProof/>
          <w:sz w:val="20"/>
          <w:lang w:val="en-US"/>
        </w:rPr>
        <w:t xml:space="preserve">LASCH, P.; BEYER, W.; NATTERMANN, H.; et al. Identification of Bacillus anthracis by using matrix-assisted laser desorption ionization-time of flight mass spectrometry and artificial neural networks. </w:t>
      </w:r>
      <w:r w:rsidRPr="00242DD5">
        <w:rPr>
          <w:b/>
          <w:bCs/>
          <w:noProof/>
          <w:sz w:val="20"/>
          <w:lang w:val="en-US"/>
        </w:rPr>
        <w:t>Applied and environmental microbiology</w:t>
      </w:r>
      <w:r w:rsidRPr="00242DD5">
        <w:rPr>
          <w:noProof/>
          <w:sz w:val="20"/>
          <w:lang w:val="en-US"/>
        </w:rPr>
        <w:t>, v. 75, n. 22, p. 7229–42, 2009. Disponível em: &lt;http://www.pubmedcentral.nih.gov/articlerender.fcgi?artid=2786504&amp;tool=pmcentrez&amp;rendertype=abstract&gt;. Acesso em: 22/10/2014.</w:t>
      </w:r>
    </w:p>
    <w:p w14:paraId="52EA44ED" w14:textId="77777777" w:rsidR="00772C5F" w:rsidRPr="00242DD5" w:rsidRDefault="00772C5F">
      <w:pPr>
        <w:widowControl w:val="0"/>
        <w:autoSpaceDE w:val="0"/>
        <w:autoSpaceDN w:val="0"/>
        <w:adjustRightInd w:val="0"/>
        <w:spacing w:after="140" w:line="288" w:lineRule="auto"/>
        <w:rPr>
          <w:noProof/>
          <w:sz w:val="20"/>
          <w:lang w:val="en-US"/>
        </w:rPr>
      </w:pPr>
      <w:r w:rsidRPr="00242DD5">
        <w:rPr>
          <w:noProof/>
          <w:sz w:val="20"/>
          <w:lang w:val="en-US"/>
        </w:rPr>
        <w:t xml:space="preserve">LIOTTA, L. A; PETRICOIN, E. F.; VEENSTRA, T. D.; CONRADS, T. P. High-resolution serum proteomic patterns for ovarian cancer detection. </w:t>
      </w:r>
      <w:r w:rsidRPr="00772C5F">
        <w:rPr>
          <w:b/>
          <w:bCs/>
          <w:noProof/>
          <w:sz w:val="20"/>
        </w:rPr>
        <w:t>Endocrine Related Cancer</w:t>
      </w:r>
      <w:r w:rsidRPr="00772C5F">
        <w:rPr>
          <w:noProof/>
          <w:sz w:val="20"/>
        </w:rPr>
        <w:t xml:space="preserve">, v. 11, n. 4, p. 585–587, 2004. Disponível em: &lt;http://erc.endocrinology-journals.org/cgi/doi/10.1677/erc.1.00873&gt;. </w:t>
      </w:r>
      <w:r w:rsidRPr="00242DD5">
        <w:rPr>
          <w:noProof/>
          <w:sz w:val="20"/>
          <w:lang w:val="en-US"/>
        </w:rPr>
        <w:t>Acesso em: 15/4/2014.</w:t>
      </w:r>
    </w:p>
    <w:p w14:paraId="006324F9" w14:textId="77777777" w:rsidR="00772C5F" w:rsidRPr="00242DD5" w:rsidRDefault="00772C5F">
      <w:pPr>
        <w:widowControl w:val="0"/>
        <w:autoSpaceDE w:val="0"/>
        <w:autoSpaceDN w:val="0"/>
        <w:adjustRightInd w:val="0"/>
        <w:spacing w:after="140" w:line="288" w:lineRule="auto"/>
        <w:rPr>
          <w:noProof/>
          <w:sz w:val="20"/>
          <w:lang w:val="en-US"/>
        </w:rPr>
      </w:pPr>
      <w:r w:rsidRPr="00242DD5">
        <w:rPr>
          <w:noProof/>
          <w:sz w:val="20"/>
          <w:lang w:val="en-US"/>
        </w:rPr>
        <w:t xml:space="preserve">MAHÉ, P.; ARSAC, M.; CHATELLIER, S.; MONNIN, V. Automatic identification of mixed bacterial species fingerprints in a MALDI-TOF mass-spectrum. </w:t>
      </w:r>
      <w:r w:rsidRPr="00242DD5">
        <w:rPr>
          <w:b/>
          <w:bCs/>
          <w:noProof/>
          <w:sz w:val="20"/>
          <w:lang w:val="en-US"/>
        </w:rPr>
        <w:t>…</w:t>
      </w:r>
      <w:r w:rsidRPr="00242DD5">
        <w:rPr>
          <w:noProof/>
          <w:sz w:val="20"/>
          <w:lang w:val="en-US"/>
        </w:rPr>
        <w:t xml:space="preserve">, p. 1–7, 2014. </w:t>
      </w:r>
      <w:r w:rsidRPr="00772C5F">
        <w:rPr>
          <w:noProof/>
          <w:sz w:val="20"/>
        </w:rPr>
        <w:t xml:space="preserve">Disponível em: &lt;http://bioinformatics.oxfordjournals.org/content/early/2014/01/17/bioinformatics.btu022.short&gt;. </w:t>
      </w:r>
      <w:r w:rsidRPr="00242DD5">
        <w:rPr>
          <w:noProof/>
          <w:sz w:val="20"/>
          <w:lang w:val="en-US"/>
        </w:rPr>
        <w:t>Acesso em: 18/3/2014.</w:t>
      </w:r>
    </w:p>
    <w:p w14:paraId="768E1502" w14:textId="77777777" w:rsidR="00772C5F" w:rsidRPr="00242DD5" w:rsidRDefault="00772C5F">
      <w:pPr>
        <w:widowControl w:val="0"/>
        <w:autoSpaceDE w:val="0"/>
        <w:autoSpaceDN w:val="0"/>
        <w:adjustRightInd w:val="0"/>
        <w:spacing w:after="140" w:line="288" w:lineRule="auto"/>
        <w:rPr>
          <w:noProof/>
          <w:sz w:val="20"/>
          <w:lang w:val="en-US"/>
        </w:rPr>
      </w:pPr>
      <w:r w:rsidRPr="00242DD5">
        <w:rPr>
          <w:noProof/>
          <w:sz w:val="20"/>
          <w:lang w:val="en-US"/>
        </w:rPr>
        <w:t xml:space="preserve">PEI, M.; GOODMAN, E.; PUNCH, W.; DING, Y. Genetic algorithms for classification and feature extraction. </w:t>
      </w:r>
      <w:r w:rsidRPr="00242DD5">
        <w:rPr>
          <w:b/>
          <w:bCs/>
          <w:noProof/>
          <w:sz w:val="20"/>
          <w:lang w:val="en-US"/>
        </w:rPr>
        <w:t>Classification Society Conference</w:t>
      </w:r>
      <w:r w:rsidRPr="00242DD5">
        <w:rPr>
          <w:noProof/>
          <w:sz w:val="20"/>
          <w:lang w:val="en-US"/>
        </w:rPr>
        <w:t>, p. 1–28, 1995. Disponível em: &lt;http://citeseerx.ist.psu.edu/viewdoc/download?doi=10.1.1.67.4377&amp;rep=rep1&amp;type=pdf&gt;. .</w:t>
      </w:r>
    </w:p>
    <w:p w14:paraId="43C8E28B" w14:textId="77777777" w:rsidR="00772C5F" w:rsidRPr="00242DD5" w:rsidRDefault="00772C5F">
      <w:pPr>
        <w:widowControl w:val="0"/>
        <w:autoSpaceDE w:val="0"/>
        <w:autoSpaceDN w:val="0"/>
        <w:adjustRightInd w:val="0"/>
        <w:spacing w:after="140" w:line="288" w:lineRule="auto"/>
        <w:rPr>
          <w:noProof/>
          <w:sz w:val="20"/>
          <w:lang w:val="en-US"/>
        </w:rPr>
      </w:pPr>
      <w:r w:rsidRPr="00242DD5">
        <w:rPr>
          <w:noProof/>
          <w:sz w:val="20"/>
          <w:lang w:val="en-US"/>
        </w:rPr>
        <w:t xml:space="preserve">PELIKAN, M. Genetic Algorithms. </w:t>
      </w:r>
      <w:r w:rsidRPr="00242DD5">
        <w:rPr>
          <w:b/>
          <w:bCs/>
          <w:noProof/>
          <w:sz w:val="20"/>
          <w:lang w:val="en-US"/>
        </w:rPr>
        <w:t>Wiley Encyclopedia of Operations Research and Management Science</w:t>
      </w:r>
      <w:r w:rsidRPr="00242DD5">
        <w:rPr>
          <w:noProof/>
          <w:sz w:val="20"/>
          <w:lang w:val="en-US"/>
        </w:rPr>
        <w:t>, , n. 2010007, 2010.</w:t>
      </w:r>
    </w:p>
    <w:p w14:paraId="0CA7B741" w14:textId="77777777" w:rsidR="00772C5F" w:rsidRPr="00242DD5" w:rsidRDefault="00772C5F">
      <w:pPr>
        <w:widowControl w:val="0"/>
        <w:autoSpaceDE w:val="0"/>
        <w:autoSpaceDN w:val="0"/>
        <w:adjustRightInd w:val="0"/>
        <w:spacing w:after="140" w:line="288" w:lineRule="auto"/>
        <w:rPr>
          <w:noProof/>
          <w:sz w:val="20"/>
          <w:lang w:val="en-US"/>
        </w:rPr>
      </w:pPr>
      <w:r w:rsidRPr="00242DD5">
        <w:rPr>
          <w:noProof/>
          <w:sz w:val="20"/>
          <w:lang w:val="en-US"/>
        </w:rPr>
        <w:t xml:space="preserve">PETRICOIN, E. F.; ARDEKANI, A. M.; HITT, B. A.; et al. Use of proteomic patterns in serum to identify ovarian cancer. </w:t>
      </w:r>
      <w:r w:rsidRPr="00242DD5">
        <w:rPr>
          <w:b/>
          <w:bCs/>
          <w:noProof/>
          <w:sz w:val="20"/>
          <w:lang w:val="en-US"/>
        </w:rPr>
        <w:t>Lancet</w:t>
      </w:r>
      <w:r w:rsidRPr="00242DD5">
        <w:rPr>
          <w:noProof/>
          <w:sz w:val="20"/>
          <w:lang w:val="en-US"/>
        </w:rPr>
        <w:t>, v. 359, p. 572–577, 2002.</w:t>
      </w:r>
    </w:p>
    <w:p w14:paraId="192DFA67" w14:textId="77777777" w:rsidR="00772C5F" w:rsidRPr="00242DD5" w:rsidRDefault="00772C5F">
      <w:pPr>
        <w:widowControl w:val="0"/>
        <w:autoSpaceDE w:val="0"/>
        <w:autoSpaceDN w:val="0"/>
        <w:adjustRightInd w:val="0"/>
        <w:spacing w:after="140" w:line="288" w:lineRule="auto"/>
        <w:rPr>
          <w:noProof/>
          <w:sz w:val="20"/>
          <w:lang w:val="en-US"/>
        </w:rPr>
      </w:pPr>
      <w:r w:rsidRPr="00242DD5">
        <w:rPr>
          <w:noProof/>
          <w:sz w:val="20"/>
          <w:lang w:val="en-US"/>
        </w:rPr>
        <w:t xml:space="preserve">PETRICOIN, E. F.; LIOTTA, L. A. SELDI-TOF-based serum proteomic pattern diagnostics for early detection of cancer. </w:t>
      </w:r>
      <w:r w:rsidRPr="00242DD5">
        <w:rPr>
          <w:b/>
          <w:bCs/>
          <w:noProof/>
          <w:sz w:val="20"/>
          <w:lang w:val="en-US"/>
        </w:rPr>
        <w:t>Current Opinion in Biotechnology</w:t>
      </w:r>
      <w:r w:rsidRPr="00242DD5">
        <w:rPr>
          <w:noProof/>
          <w:sz w:val="20"/>
          <w:lang w:val="en-US"/>
        </w:rPr>
        <w:t>, v. 15, p. 24–30, 2004.</w:t>
      </w:r>
    </w:p>
    <w:p w14:paraId="13EC0754" w14:textId="77777777" w:rsidR="00772C5F" w:rsidRPr="00242DD5" w:rsidRDefault="00772C5F">
      <w:pPr>
        <w:widowControl w:val="0"/>
        <w:autoSpaceDE w:val="0"/>
        <w:autoSpaceDN w:val="0"/>
        <w:adjustRightInd w:val="0"/>
        <w:spacing w:after="140" w:line="288" w:lineRule="auto"/>
        <w:rPr>
          <w:noProof/>
          <w:sz w:val="20"/>
          <w:lang w:val="en-US"/>
        </w:rPr>
      </w:pPr>
      <w:r w:rsidRPr="00242DD5">
        <w:rPr>
          <w:noProof/>
          <w:sz w:val="20"/>
          <w:lang w:val="en-US"/>
        </w:rPr>
        <w:t xml:space="preserve">PETRICOIN, E. F.; ORNSTEIN, D. K.; PAWELETZ, C. P.; et al. Serum proteomic patterns for detection of prostate cancer. </w:t>
      </w:r>
      <w:r w:rsidRPr="00242DD5">
        <w:rPr>
          <w:b/>
          <w:bCs/>
          <w:noProof/>
          <w:sz w:val="20"/>
          <w:lang w:val="en-US"/>
        </w:rPr>
        <w:t>Journal of the National Cancer Institute</w:t>
      </w:r>
      <w:r w:rsidRPr="00242DD5">
        <w:rPr>
          <w:noProof/>
          <w:sz w:val="20"/>
          <w:lang w:val="en-US"/>
        </w:rPr>
        <w:t>, v. 94, n. 20, p. 1576–1578, 2002.</w:t>
      </w:r>
    </w:p>
    <w:p w14:paraId="60E1E70C" w14:textId="77777777" w:rsidR="00772C5F" w:rsidRPr="00242DD5" w:rsidRDefault="00772C5F">
      <w:pPr>
        <w:widowControl w:val="0"/>
        <w:autoSpaceDE w:val="0"/>
        <w:autoSpaceDN w:val="0"/>
        <w:adjustRightInd w:val="0"/>
        <w:spacing w:after="140" w:line="288" w:lineRule="auto"/>
        <w:rPr>
          <w:noProof/>
          <w:sz w:val="20"/>
          <w:lang w:val="en-US"/>
        </w:rPr>
      </w:pPr>
      <w:r w:rsidRPr="00242DD5">
        <w:rPr>
          <w:noProof/>
          <w:sz w:val="20"/>
          <w:lang w:val="en-US"/>
        </w:rPr>
        <w:t xml:space="preserve">POWERS, D. M. W. EVALUATION: FROM PRECISION, RECALL AND F-MEASURE TO ROC, INFORMEDNESS, MARKEDNESS &amp; CORRELATION. </w:t>
      </w:r>
      <w:r w:rsidRPr="00242DD5">
        <w:rPr>
          <w:b/>
          <w:bCs/>
          <w:noProof/>
          <w:sz w:val="20"/>
          <w:lang w:val="en-US"/>
        </w:rPr>
        <w:t>Journal of Machine Learning Technologies</w:t>
      </w:r>
      <w:r w:rsidRPr="00242DD5">
        <w:rPr>
          <w:noProof/>
          <w:sz w:val="20"/>
          <w:lang w:val="en-US"/>
        </w:rPr>
        <w:t>, v. 2, n. 1, p. 37–63, 2011.</w:t>
      </w:r>
    </w:p>
    <w:p w14:paraId="5569A6C7" w14:textId="77777777" w:rsidR="00772C5F" w:rsidRPr="00242DD5" w:rsidRDefault="00772C5F">
      <w:pPr>
        <w:widowControl w:val="0"/>
        <w:autoSpaceDE w:val="0"/>
        <w:autoSpaceDN w:val="0"/>
        <w:adjustRightInd w:val="0"/>
        <w:spacing w:after="140" w:line="288" w:lineRule="auto"/>
        <w:rPr>
          <w:noProof/>
          <w:sz w:val="20"/>
          <w:lang w:val="en-US"/>
        </w:rPr>
      </w:pPr>
      <w:r w:rsidRPr="00242DD5">
        <w:rPr>
          <w:noProof/>
          <w:sz w:val="20"/>
          <w:lang w:val="en-US"/>
        </w:rPr>
        <w:t xml:space="preserve">RENARD, B. Y.; KIRCHNER, M.; STEEN, H.; STEEN, J. A J.; HAMPRECHT, F. A. NITPICK: peak identification for mass spectrometry data. </w:t>
      </w:r>
      <w:r w:rsidRPr="00772C5F">
        <w:rPr>
          <w:b/>
          <w:bCs/>
          <w:noProof/>
          <w:sz w:val="20"/>
        </w:rPr>
        <w:t>BMC bioinformatics</w:t>
      </w:r>
      <w:r w:rsidRPr="00772C5F">
        <w:rPr>
          <w:noProof/>
          <w:sz w:val="20"/>
        </w:rPr>
        <w:t xml:space="preserve">, v. 9, p. 355, 2008. Disponível em: &lt;http://www.pubmedcentral.nih.gov/articlerender.fcgi?artid=2655099&amp;tool=pmcentrez&amp;rendertype=abstract&gt;. </w:t>
      </w:r>
      <w:r w:rsidRPr="00242DD5">
        <w:rPr>
          <w:noProof/>
          <w:sz w:val="20"/>
          <w:lang w:val="en-US"/>
        </w:rPr>
        <w:t>Acesso em: 13/10/2014.</w:t>
      </w:r>
    </w:p>
    <w:p w14:paraId="512FFDF4" w14:textId="77777777" w:rsidR="00772C5F" w:rsidRPr="00772C5F" w:rsidRDefault="00772C5F">
      <w:pPr>
        <w:widowControl w:val="0"/>
        <w:autoSpaceDE w:val="0"/>
        <w:autoSpaceDN w:val="0"/>
        <w:adjustRightInd w:val="0"/>
        <w:spacing w:after="140" w:line="288" w:lineRule="auto"/>
        <w:rPr>
          <w:noProof/>
          <w:sz w:val="20"/>
        </w:rPr>
      </w:pPr>
      <w:r w:rsidRPr="00242DD5">
        <w:rPr>
          <w:noProof/>
          <w:sz w:val="20"/>
          <w:lang w:val="en-US"/>
        </w:rPr>
        <w:t xml:space="preserve">SANTOS, C.; LIMA, N.; SAMPAIO, P.; PAIS, C. Matrix-assisted laser desorption/ionization time-of-flight intact cell mass spectrometry to detect emerging pathogenic Candida species. </w:t>
      </w:r>
      <w:r w:rsidRPr="00242DD5">
        <w:rPr>
          <w:b/>
          <w:bCs/>
          <w:noProof/>
          <w:sz w:val="20"/>
          <w:lang w:val="en-US"/>
        </w:rPr>
        <w:t>Diagnostic microbiology and infectious disease</w:t>
      </w:r>
      <w:r w:rsidRPr="00242DD5">
        <w:rPr>
          <w:noProof/>
          <w:sz w:val="20"/>
          <w:lang w:val="en-US"/>
        </w:rPr>
        <w:t xml:space="preserve">, v. 71, n. 3, p. 304–8, 2011. Elsevier Inc. </w:t>
      </w:r>
      <w:r w:rsidRPr="00772C5F">
        <w:rPr>
          <w:noProof/>
          <w:sz w:val="20"/>
        </w:rPr>
        <w:t xml:space="preserve">Disponível em: </w:t>
      </w:r>
      <w:r w:rsidRPr="00772C5F">
        <w:rPr>
          <w:noProof/>
          <w:sz w:val="20"/>
        </w:rPr>
        <w:lastRenderedPageBreak/>
        <w:t>&lt;http://www.ncbi.nlm.nih.gov/pubmed/21855250&gt;. Acesso em: 25/10/2013.</w:t>
      </w:r>
    </w:p>
    <w:p w14:paraId="392E556E" w14:textId="77777777" w:rsidR="00772C5F" w:rsidRPr="00242DD5" w:rsidRDefault="00772C5F">
      <w:pPr>
        <w:widowControl w:val="0"/>
        <w:autoSpaceDE w:val="0"/>
        <w:autoSpaceDN w:val="0"/>
        <w:adjustRightInd w:val="0"/>
        <w:spacing w:after="140" w:line="288" w:lineRule="auto"/>
        <w:rPr>
          <w:noProof/>
          <w:sz w:val="20"/>
          <w:lang w:val="en-US"/>
        </w:rPr>
      </w:pPr>
      <w:r w:rsidRPr="00242DD5">
        <w:rPr>
          <w:noProof/>
          <w:sz w:val="20"/>
          <w:lang w:val="en-US"/>
        </w:rPr>
        <w:t>TELEMAN, J.; RÖST, H.; ROSENBERGER, G.; et al. Gene Expression DIANA - algorithmic improvements for analysis of data- independent acquisition MS data. , p. 1–8, 2014.</w:t>
      </w:r>
    </w:p>
    <w:p w14:paraId="419023FE" w14:textId="77777777" w:rsidR="00772C5F" w:rsidRPr="00242DD5" w:rsidRDefault="00772C5F">
      <w:pPr>
        <w:widowControl w:val="0"/>
        <w:autoSpaceDE w:val="0"/>
        <w:autoSpaceDN w:val="0"/>
        <w:adjustRightInd w:val="0"/>
        <w:spacing w:after="140" w:line="288" w:lineRule="auto"/>
        <w:rPr>
          <w:noProof/>
          <w:sz w:val="20"/>
          <w:lang w:val="en-US"/>
        </w:rPr>
      </w:pPr>
      <w:r w:rsidRPr="00242DD5">
        <w:rPr>
          <w:noProof/>
          <w:sz w:val="20"/>
          <w:lang w:val="en-US"/>
        </w:rPr>
        <w:t xml:space="preserve">YANG, C.; HE, Z.; YU, W. Comparison of public peak detection algorithms for MALDI mass spectrometry data analysis. </w:t>
      </w:r>
      <w:r w:rsidRPr="00772C5F">
        <w:rPr>
          <w:b/>
          <w:bCs/>
          <w:noProof/>
          <w:sz w:val="20"/>
        </w:rPr>
        <w:t>BMC bioinformatics</w:t>
      </w:r>
      <w:r w:rsidRPr="00772C5F">
        <w:rPr>
          <w:noProof/>
          <w:sz w:val="20"/>
        </w:rPr>
        <w:t xml:space="preserve">, v. 10, p. 4, 2009. Disponível em: &lt;http://www.pubmedcentral.nih.gov/articlerender.fcgi?artid=2631518&amp;tool=pmcentrez&amp;rendertype=abstract&gt;. </w:t>
      </w:r>
      <w:bookmarkStart w:id="147" w:name="_GoBack"/>
      <w:r w:rsidRPr="00242DD5">
        <w:rPr>
          <w:noProof/>
          <w:sz w:val="20"/>
          <w:lang w:val="en-US"/>
        </w:rPr>
        <w:t>Acesso em: 12/8/2014.</w:t>
      </w:r>
    </w:p>
    <w:p w14:paraId="51C1A89B" w14:textId="77777777" w:rsidR="00772C5F" w:rsidRPr="00242DD5" w:rsidRDefault="00772C5F">
      <w:pPr>
        <w:widowControl w:val="0"/>
        <w:autoSpaceDE w:val="0"/>
        <w:autoSpaceDN w:val="0"/>
        <w:adjustRightInd w:val="0"/>
        <w:spacing w:after="140" w:line="288" w:lineRule="auto"/>
        <w:rPr>
          <w:noProof/>
          <w:sz w:val="20"/>
          <w:lang w:val="en-US"/>
        </w:rPr>
      </w:pPr>
      <w:r w:rsidRPr="00242DD5">
        <w:rPr>
          <w:noProof/>
          <w:sz w:val="20"/>
          <w:lang w:val="en-US"/>
        </w:rPr>
        <w:t xml:space="preserve">YANG, Z. R.; THOMSON, R.; MCNEIL, P.; ESNOUF, R. M. RONN: The bio-basis function neural network technique applied to the detection of natively disordered regions in proteins. </w:t>
      </w:r>
      <w:r w:rsidRPr="00242DD5">
        <w:rPr>
          <w:b/>
          <w:bCs/>
          <w:noProof/>
          <w:sz w:val="20"/>
          <w:lang w:val="en-US"/>
        </w:rPr>
        <w:t>Bioinformatics</w:t>
      </w:r>
      <w:r w:rsidRPr="00242DD5">
        <w:rPr>
          <w:noProof/>
          <w:sz w:val="20"/>
          <w:lang w:val="en-US"/>
        </w:rPr>
        <w:t>, v. 21, n. 16, p. 3369–3376, 2005.</w:t>
      </w:r>
    </w:p>
    <w:p w14:paraId="0D6E1A47" w14:textId="77777777" w:rsidR="00772C5F" w:rsidRPr="00242DD5" w:rsidRDefault="00772C5F">
      <w:pPr>
        <w:widowControl w:val="0"/>
        <w:autoSpaceDE w:val="0"/>
        <w:autoSpaceDN w:val="0"/>
        <w:adjustRightInd w:val="0"/>
        <w:spacing w:after="140" w:line="288" w:lineRule="auto"/>
        <w:rPr>
          <w:noProof/>
          <w:sz w:val="20"/>
          <w:lang w:val="en-US"/>
        </w:rPr>
      </w:pPr>
      <w:r w:rsidRPr="00242DD5">
        <w:rPr>
          <w:noProof/>
          <w:sz w:val="20"/>
          <w:lang w:val="en-US"/>
        </w:rPr>
        <w:t xml:space="preserve">YU, L.; LIU, H. Feature Selection for High-Dimensional Data: A Fast Correlation-Based Filter Solution. </w:t>
      </w:r>
      <w:r w:rsidRPr="00242DD5">
        <w:rPr>
          <w:b/>
          <w:bCs/>
          <w:noProof/>
          <w:sz w:val="20"/>
          <w:lang w:val="en-US"/>
        </w:rPr>
        <w:t>International Conference on Machine Learning (ICML)</w:t>
      </w:r>
      <w:r w:rsidRPr="00242DD5">
        <w:rPr>
          <w:noProof/>
          <w:sz w:val="20"/>
          <w:lang w:val="en-US"/>
        </w:rPr>
        <w:t>, p. 1–8, 2003. Disponível em: &lt;http://www.aaai.org/Papers/ICML/2003/ICML03-111.pdf&gt;. .</w:t>
      </w:r>
    </w:p>
    <w:bookmarkEnd w:id="147"/>
    <w:p w14:paraId="3C7B2905" w14:textId="3E69B675" w:rsidR="00A804FC" w:rsidRPr="00370558" w:rsidRDefault="00A804FC" w:rsidP="00772C5F">
      <w:pPr>
        <w:widowControl w:val="0"/>
        <w:autoSpaceDE w:val="0"/>
        <w:autoSpaceDN w:val="0"/>
        <w:adjustRightInd w:val="0"/>
        <w:spacing w:after="140" w:line="288" w:lineRule="auto"/>
        <w:rPr>
          <w:rFonts w:cs="Arial"/>
        </w:rPr>
      </w:pPr>
      <w:r w:rsidRPr="0096167C">
        <w:rPr>
          <w:rFonts w:cs="Arial"/>
        </w:rPr>
        <w:fldChar w:fldCharType="end"/>
      </w:r>
    </w:p>
    <w:sectPr w:rsidR="00A804FC" w:rsidRPr="00370558" w:rsidSect="00CC092B">
      <w:pgSz w:w="11907" w:h="16840" w:code="9"/>
      <w:pgMar w:top="1418" w:right="1134" w:bottom="1134" w:left="1134" w:header="720" w:footer="720" w:gutter="0"/>
      <w:pgNumType w:start="48"/>
      <w:cols w:space="567"/>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62" w:author="Paulo Carvalho" w:date="2015-11-13T14:59:00Z" w:initials="PC">
    <w:p w14:paraId="2A5C5A0D" w14:textId="3708B0C6" w:rsidR="00242DD5" w:rsidRDefault="00242DD5">
      <w:pPr>
        <w:pStyle w:val="CommentText"/>
      </w:pPr>
      <w:r>
        <w:rPr>
          <w:rStyle w:val="CommentReference"/>
        </w:rPr>
        <w:annotationRef/>
      </w:r>
      <w:r>
        <w:t>Baseado na irradiação com uma mistura acida?</w:t>
      </w:r>
    </w:p>
  </w:comment>
  <w:comment w:id="70" w:author="Paulo Carvalho" w:date="2015-11-13T15:00:00Z" w:initials="PC">
    <w:p w14:paraId="34E40588" w14:textId="2B76D23B" w:rsidR="00242DD5" w:rsidRDefault="00242DD5">
      <w:pPr>
        <w:pStyle w:val="CommentText"/>
      </w:pPr>
      <w:r>
        <w:rPr>
          <w:rStyle w:val="CommentReference"/>
        </w:rPr>
        <w:annotationRef/>
      </w:r>
      <w:r>
        <w:t>Isso aqui precisa melhorar, a matriz se desprende através do tubo?</w:t>
      </w:r>
    </w:p>
  </w:comment>
  <w:comment w:id="71" w:author="Paulo Carvalho" w:date="2015-11-13T15:01:00Z" w:initials="PC">
    <w:p w14:paraId="086BEDDD" w14:textId="34A95067" w:rsidR="00242DD5" w:rsidRPr="001363CF" w:rsidRDefault="00242DD5">
      <w:pPr>
        <w:pStyle w:val="CommentText"/>
      </w:pPr>
      <w:r>
        <w:rPr>
          <w:rStyle w:val="CommentReference"/>
        </w:rPr>
        <w:annotationRef/>
      </w:r>
      <w:r w:rsidRPr="001363CF">
        <w:t>Fazer referencia ao John Fen</w:t>
      </w:r>
      <w:r>
        <w:t>n, não foi o cunha que criou isso.</w:t>
      </w:r>
    </w:p>
  </w:comment>
  <w:comment w:id="75" w:author="Paulo Carvalho" w:date="2015-11-13T15:21:00Z" w:initials="PC">
    <w:p w14:paraId="3E267E4B" w14:textId="5E385334" w:rsidR="00242DD5" w:rsidRDefault="00242DD5">
      <w:pPr>
        <w:pStyle w:val="CommentText"/>
      </w:pPr>
      <w:r>
        <w:rPr>
          <w:rStyle w:val="CommentReference"/>
        </w:rPr>
        <w:annotationRef/>
      </w:r>
      <w:r>
        <w:t>Aqui tem erros conceituais</w:t>
      </w:r>
    </w:p>
    <w:p w14:paraId="31DCD014" w14:textId="77777777" w:rsidR="00242DD5" w:rsidRDefault="00242DD5">
      <w:pPr>
        <w:pStyle w:val="CommentText"/>
      </w:pPr>
    </w:p>
  </w:comment>
  <w:comment w:id="80" w:author="Calebe Brim" w:date="2015-10-31T10:45:00Z" w:initials="CB">
    <w:p w14:paraId="338F9FC8" w14:textId="02AA4088" w:rsidR="00242DD5" w:rsidRPr="00FD6A63" w:rsidRDefault="00242DD5">
      <w:pPr>
        <w:pStyle w:val="CommentText"/>
        <w:rPr>
          <w:lang w:val="en-US"/>
        </w:rPr>
      </w:pPr>
      <w:r>
        <w:rPr>
          <w:rStyle w:val="CommentReference"/>
        </w:rPr>
        <w:annotationRef/>
      </w:r>
      <w:r w:rsidRPr="00FD6A63">
        <w:rPr>
          <w:rStyle w:val="CommentReference"/>
          <w:lang w:val="en-US"/>
        </w:rPr>
        <w:t xml:space="preserve">Ion traps work by first trapping the ions and then detect- </w:t>
      </w:r>
      <w:proofErr w:type="spellStart"/>
      <w:r w:rsidRPr="00FD6A63">
        <w:rPr>
          <w:rStyle w:val="CommentReference"/>
          <w:lang w:val="en-US"/>
        </w:rPr>
        <w:t>ing</w:t>
      </w:r>
      <w:proofErr w:type="spellEnd"/>
      <w:r w:rsidRPr="00FD6A63">
        <w:rPr>
          <w:rStyle w:val="CommentReference"/>
          <w:lang w:val="en-US"/>
        </w:rPr>
        <w:t xml:space="preserve"> them based on their m/z ratios. Conceptually, an ion trap can be imagined as a quadrupole bent around on it- self to form a closed loop (Lane, 2005) OK</w:t>
      </w:r>
    </w:p>
  </w:comment>
  <w:comment w:id="99" w:author="Paulo Carvalho" w:date="2015-11-13T15:26:00Z" w:initials="PC">
    <w:p w14:paraId="01104DAE" w14:textId="47224CAA" w:rsidR="00242DD5" w:rsidRDefault="00242DD5">
      <w:pPr>
        <w:pStyle w:val="CommentText"/>
      </w:pPr>
      <w:r>
        <w:rPr>
          <w:rStyle w:val="CommentReference"/>
        </w:rPr>
        <w:annotationRef/>
      </w:r>
      <w:r>
        <w:t>Ainda não é realizado diagnostico de câncer por massas com SELDI. Falso.</w:t>
      </w:r>
    </w:p>
  </w:comment>
  <w:comment w:id="100" w:author="Paulo Carvalho" w:date="2015-10-01T23:18:00Z" w:initials="PC">
    <w:p w14:paraId="020F9CA9" w14:textId="41D65B65" w:rsidR="00242DD5" w:rsidRDefault="00242DD5">
      <w:pPr>
        <w:pStyle w:val="CommentText"/>
      </w:pPr>
      <w:r>
        <w:rPr>
          <w:rStyle w:val="CommentReference"/>
        </w:rPr>
        <w:annotationRef/>
      </w:r>
      <w:r>
        <w:t xml:space="preserve">Não seria de classificação; mais </w:t>
      </w:r>
      <w:proofErr w:type="spellStart"/>
      <w:r>
        <w:t>apipriado</w:t>
      </w:r>
      <w:proofErr w:type="spellEnd"/>
      <w:r>
        <w:t>?</w:t>
      </w:r>
    </w:p>
  </w:comment>
  <w:comment w:id="101" w:author="Calebe Brim" w:date="2015-10-22T15:15:00Z" w:initials="CB">
    <w:p w14:paraId="1E1BB549" w14:textId="18BB7788" w:rsidR="00242DD5" w:rsidRDefault="00242DD5">
      <w:pPr>
        <w:pStyle w:val="CommentText"/>
      </w:pPr>
      <w:r>
        <w:rPr>
          <w:rStyle w:val="CommentReference"/>
        </w:rPr>
        <w:annotationRef/>
      </w:r>
      <w:r>
        <w:t xml:space="preserve">O produto do nosso trabalho em si não é um classificador  e sim um extrator de características. Sobre a parte de classificação, acoplamos uma rede </w:t>
      </w:r>
      <w:proofErr w:type="spellStart"/>
      <w:r w:rsidRPr="00FD6A63">
        <w:rPr>
          <w:i/>
        </w:rPr>
        <w:t>multi</w:t>
      </w:r>
      <w:proofErr w:type="spellEnd"/>
      <w:r w:rsidRPr="00FD6A63">
        <w:rPr>
          <w:i/>
        </w:rPr>
        <w:t xml:space="preserve"> </w:t>
      </w:r>
      <w:proofErr w:type="spellStart"/>
      <w:r w:rsidRPr="00FD6A63">
        <w:rPr>
          <w:i/>
        </w:rPr>
        <w:t>layer</w:t>
      </w:r>
      <w:proofErr w:type="spellEnd"/>
      <w:r w:rsidRPr="00FD6A63">
        <w:rPr>
          <w:i/>
        </w:rPr>
        <w:t xml:space="preserve"> </w:t>
      </w:r>
      <w:proofErr w:type="spellStart"/>
      <w:r w:rsidRPr="00FD6A63">
        <w:rPr>
          <w:i/>
        </w:rPr>
        <w:t>perceptron</w:t>
      </w:r>
      <w:proofErr w:type="spellEnd"/>
      <w:r>
        <w:t xml:space="preserve"> dentro de nosso sistema para ser realizado os testes com as </w:t>
      </w:r>
      <w:proofErr w:type="spellStart"/>
      <w:r w:rsidRPr="00FD6A63">
        <w:rPr>
          <w:i/>
        </w:rPr>
        <w:t>features</w:t>
      </w:r>
      <w:proofErr w:type="spellEnd"/>
      <w:r>
        <w:t xml:space="preserve"> recém extraídas.</w:t>
      </w:r>
    </w:p>
  </w:comment>
  <w:comment w:id="108" w:author="Calebe Brim" w:date="2015-10-22T15:57:00Z" w:initials="CB">
    <w:p w14:paraId="0645B598" w14:textId="6FB3AA5C" w:rsidR="00242DD5" w:rsidRDefault="00242DD5">
      <w:pPr>
        <w:pStyle w:val="CommentText"/>
      </w:pPr>
      <w:r>
        <w:rPr>
          <w:rStyle w:val="CommentReference"/>
        </w:rPr>
        <w:annotationRef/>
      </w:r>
      <w:r>
        <w:t>A figura foi adicionada com o propósito de ser mais ilustrativo, relacionando partes do trecho à imagem.</w:t>
      </w:r>
    </w:p>
  </w:comment>
  <w:comment w:id="102" w:author="Paulo Carvalho" w:date="2015-10-01T23:19:00Z" w:initials="PC">
    <w:p w14:paraId="671C0C9F" w14:textId="38C6D759" w:rsidR="00242DD5" w:rsidRDefault="00242DD5">
      <w:pPr>
        <w:pStyle w:val="CommentText"/>
      </w:pPr>
      <w:r>
        <w:rPr>
          <w:rStyle w:val="CommentReference"/>
        </w:rPr>
        <w:annotationRef/>
      </w:r>
      <w:r>
        <w:t xml:space="preserve">Acho que o texto pode ser mais informativo aqui, </w:t>
      </w:r>
      <w:proofErr w:type="spellStart"/>
      <w:r>
        <w:t>vc</w:t>
      </w:r>
      <w:proofErr w:type="spellEnd"/>
      <w:r>
        <w:t xml:space="preserve"> cai direto no assunto não ilustra com figuras deixando o leitor no vazio</w:t>
      </w:r>
    </w:p>
  </w:comment>
  <w:comment w:id="109" w:author="Paulo Carvalho" w:date="2015-10-01T23:20:00Z" w:initials="PC">
    <w:p w14:paraId="3F40451A" w14:textId="0DE06760" w:rsidR="00242DD5" w:rsidRDefault="00242DD5">
      <w:pPr>
        <w:pStyle w:val="CommentText"/>
      </w:pPr>
      <w:r>
        <w:rPr>
          <w:rStyle w:val="CommentReference"/>
        </w:rPr>
        <w:annotationRef/>
      </w:r>
      <w:r>
        <w:t>Não esta evidente quais características são estas, como é feito, como o GA é aplicado.</w:t>
      </w:r>
    </w:p>
  </w:comment>
  <w:comment w:id="121" w:author="Calebe Brim" w:date="2015-11-12T09:38:00Z" w:initials="CB">
    <w:p w14:paraId="451831B1" w14:textId="2A3B9864" w:rsidR="00242DD5" w:rsidRDefault="00242DD5">
      <w:pPr>
        <w:pStyle w:val="CommentText"/>
      </w:pPr>
      <w:r>
        <w:rPr>
          <w:rStyle w:val="CommentReference"/>
        </w:rPr>
        <w:annotationRef/>
      </w:r>
      <w:r>
        <w:t>A descrição de como o GA foi aplicado está descrito no artigo que será anexado à dissertação assim que publicado.</w:t>
      </w:r>
    </w:p>
  </w:comment>
  <w:comment w:id="135" w:author="Paulo Carvalho" w:date="2015-10-01T23:22:00Z" w:initials="PC">
    <w:p w14:paraId="3730C1EF" w14:textId="023B14E8" w:rsidR="00242DD5" w:rsidRDefault="00242DD5">
      <w:pPr>
        <w:pStyle w:val="CommentText"/>
      </w:pPr>
      <w:r>
        <w:rPr>
          <w:rStyle w:val="CommentReference"/>
        </w:rPr>
        <w:annotationRef/>
      </w:r>
      <w:r>
        <w:t>Onde ele esta disponível?</w:t>
      </w:r>
    </w:p>
  </w:comment>
  <w:comment w:id="136" w:author="Calebe Brim" w:date="2015-11-12T09:39:00Z" w:initials="CB">
    <w:p w14:paraId="55B12F83" w14:textId="6F732ACF" w:rsidR="00242DD5" w:rsidRDefault="00242DD5">
      <w:pPr>
        <w:pStyle w:val="CommentText"/>
      </w:pPr>
      <w:r>
        <w:rPr>
          <w:rStyle w:val="CommentReference"/>
        </w:rPr>
        <w:annotationRef/>
      </w:r>
      <w:r>
        <w:t>O local de publicação da ferramenta já está disponibilizado no artigo.</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A5C5A0D" w15:done="0"/>
  <w15:commentEx w15:paraId="34E40588" w15:done="0"/>
  <w15:commentEx w15:paraId="086BEDDD" w15:done="0"/>
  <w15:commentEx w15:paraId="31DCD014" w15:done="0"/>
  <w15:commentEx w15:paraId="338F9FC8" w15:done="0"/>
  <w15:commentEx w15:paraId="01104DAE" w15:done="0"/>
  <w15:commentEx w15:paraId="020F9CA9" w15:done="0"/>
  <w15:commentEx w15:paraId="1E1BB549" w15:done="0"/>
  <w15:commentEx w15:paraId="0645B598" w15:done="0"/>
  <w15:commentEx w15:paraId="671C0C9F" w15:done="0"/>
  <w15:commentEx w15:paraId="3F40451A" w15:done="0"/>
  <w15:commentEx w15:paraId="451831B1" w15:done="0"/>
  <w15:commentEx w15:paraId="3730C1EF" w15:done="0"/>
  <w15:commentEx w15:paraId="55B12F83"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6F9744D" w14:textId="77777777" w:rsidR="00242DD5" w:rsidRDefault="00242DD5">
      <w:r>
        <w:separator/>
      </w:r>
    </w:p>
  </w:endnote>
  <w:endnote w:type="continuationSeparator" w:id="0">
    <w:p w14:paraId="73AFB76B" w14:textId="77777777" w:rsidR="00242DD5" w:rsidRDefault="00242D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Verdana">
    <w:panose1 w:val="020B0604030504040204"/>
    <w:charset w:val="00"/>
    <w:family w:val="auto"/>
    <w:pitch w:val="variable"/>
    <w:sig w:usb0="00000003" w:usb1="00000000" w:usb2="00000000" w:usb3="00000000" w:csb0="00000001" w:csb1="00000000"/>
  </w:font>
  <w:font w:name="MS Mincho">
    <w:altName w:val="ＭＳ 明朝"/>
    <w:panose1 w:val="00000000000000000000"/>
    <w:charset w:val="80"/>
    <w:family w:val="roma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ＭＳ ゴシック">
    <w:panose1 w:val="00000000000000000000"/>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2D14F7" w14:textId="77777777" w:rsidR="00242DD5" w:rsidRDefault="00242DD5" w:rsidP="00D655D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08A3175" w14:textId="77777777" w:rsidR="00242DD5" w:rsidRDefault="00242DD5">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779214" w14:textId="77777777" w:rsidR="00242DD5" w:rsidRDefault="00242DD5" w:rsidP="006961D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D2C0A71" w14:textId="77777777" w:rsidR="00242DD5" w:rsidRDefault="00242DD5">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6F76EE" w14:textId="77777777" w:rsidR="00242DD5" w:rsidRDefault="00242DD5">
      <w:r>
        <w:separator/>
      </w:r>
    </w:p>
  </w:footnote>
  <w:footnote w:type="continuationSeparator" w:id="0">
    <w:p w14:paraId="52B05B26" w14:textId="77777777" w:rsidR="00242DD5" w:rsidRDefault="00242DD5">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E503C3" w14:textId="77777777" w:rsidR="00242DD5" w:rsidRDefault="00242DD5" w:rsidP="00960D89">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0CE07CF" w14:textId="77777777" w:rsidR="00242DD5" w:rsidRDefault="00242DD5" w:rsidP="005E5D58">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F7C5E9" w14:textId="77777777" w:rsidR="00242DD5" w:rsidRDefault="00242DD5">
    <w:pPr>
      <w:pStyle w:val="Header"/>
      <w:ind w:right="360"/>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CFA955" w14:textId="77777777" w:rsidR="00242DD5" w:rsidRDefault="00242DD5" w:rsidP="003B5949">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AA01040" w14:textId="77777777" w:rsidR="00242DD5" w:rsidRDefault="00242DD5">
    <w:pPr>
      <w:pStyle w:val="Header"/>
      <w:ind w:right="360" w:firstLine="360"/>
    </w:pPr>
  </w:p>
</w:hdr>
</file>

<file path=word/header4.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481913" w14:textId="1D5638D5" w:rsidR="00242DD5" w:rsidRDefault="00242DD5" w:rsidP="00CC092B">
    <w:pPr>
      <w:pStyle w:val="Header"/>
      <w:framePr w:w="1102" w:h="358" w:hRule="exact" w:wrap="around" w:vAnchor="text" w:hAnchor="page" w:x="9622" w:y="1"/>
      <w:rPr>
        <w:rStyle w:val="PageNumber"/>
      </w:rPr>
    </w:pPr>
    <w:r>
      <w:rPr>
        <w:rStyle w:val="PageNumber"/>
      </w:rPr>
      <w:fldChar w:fldCharType="begin"/>
    </w:r>
    <w:r>
      <w:rPr>
        <w:rStyle w:val="PageNumber"/>
      </w:rPr>
      <w:instrText xml:space="preserve">PAGE  </w:instrText>
    </w:r>
    <w:r>
      <w:rPr>
        <w:rStyle w:val="PageNumber"/>
      </w:rPr>
      <w:fldChar w:fldCharType="separate"/>
    </w:r>
    <w:r w:rsidR="00BD6707">
      <w:rPr>
        <w:rStyle w:val="PageNumber"/>
        <w:noProof/>
      </w:rPr>
      <w:t>20</w:t>
    </w:r>
    <w:r>
      <w:rPr>
        <w:rStyle w:val="PageNumber"/>
      </w:rPr>
      <w:fldChar w:fldCharType="end"/>
    </w:r>
  </w:p>
  <w:p w14:paraId="67F03E41" w14:textId="77777777" w:rsidR="00242DD5" w:rsidRDefault="00242DD5" w:rsidP="00CC092B">
    <w:pPr>
      <w:pStyle w:val="Header"/>
      <w:framePr w:w="1102" w:h="358" w:hRule="exact" w:wrap="around" w:vAnchor="text" w:hAnchor="page" w:x="9622" w:y="1"/>
      <w:ind w:right="360"/>
      <w:rPr>
        <w:rStyle w:val="PageNumber"/>
        <w:rFonts w:cs="Arial"/>
      </w:rPr>
    </w:pPr>
  </w:p>
  <w:p w14:paraId="069127A5" w14:textId="77777777" w:rsidR="00242DD5" w:rsidRPr="006E58D9" w:rsidRDefault="00242DD5" w:rsidP="00CC092B">
    <w:pPr>
      <w:pStyle w:val="Header"/>
      <w:framePr w:w="1102" w:h="358" w:hRule="exact" w:wrap="around" w:vAnchor="text" w:hAnchor="page" w:x="9622" w:y="1"/>
    </w:pPr>
  </w:p>
  <w:p w14:paraId="57C63123" w14:textId="77777777" w:rsidR="00242DD5" w:rsidRDefault="00242DD5"/>
</w:hdr>
</file>

<file path=word/header5.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80F4AB" w14:textId="77777777" w:rsidR="00242DD5" w:rsidRPr="006E58D9" w:rsidRDefault="00242DD5" w:rsidP="006E58D9">
    <w:pPr>
      <w:pStyle w:val="Header"/>
      <w:framePr w:wrap="around" w:vAnchor="text" w:hAnchor="margin" w:xAlign="right" w:y="1"/>
      <w:rPr>
        <w:rStyle w:val="PageNumber"/>
        <w:rFonts w:cs="Arial"/>
      </w:rPr>
    </w:pPr>
    <w:r w:rsidRPr="006E58D9">
      <w:rPr>
        <w:rStyle w:val="PageNumber"/>
        <w:rFonts w:cs="Arial"/>
      </w:rPr>
      <w:fldChar w:fldCharType="begin"/>
    </w:r>
    <w:r w:rsidRPr="006E58D9">
      <w:rPr>
        <w:rStyle w:val="PageNumber"/>
        <w:rFonts w:cs="Arial"/>
      </w:rPr>
      <w:instrText xml:space="preserve">PAGE  </w:instrText>
    </w:r>
    <w:r w:rsidRPr="006E58D9">
      <w:rPr>
        <w:rStyle w:val="PageNumber"/>
        <w:rFonts w:cs="Arial"/>
      </w:rPr>
      <w:fldChar w:fldCharType="separate"/>
    </w:r>
    <w:r>
      <w:rPr>
        <w:rStyle w:val="PageNumber"/>
        <w:rFonts w:cs="Arial"/>
        <w:noProof/>
      </w:rPr>
      <w:t>1</w:t>
    </w:r>
    <w:r w:rsidRPr="006E58D9">
      <w:rPr>
        <w:rStyle w:val="PageNumber"/>
        <w:rFonts w:cs="Arial"/>
      </w:rPr>
      <w:fldChar w:fldCharType="end"/>
    </w:r>
  </w:p>
  <w:p w14:paraId="58373D94" w14:textId="77777777" w:rsidR="00242DD5" w:rsidRPr="0095381C" w:rsidRDefault="00242DD5" w:rsidP="0095381C">
    <w:pPr>
      <w:pStyle w:val="Header"/>
      <w:ind w:right="360"/>
      <w:jc w:val="right"/>
      <w:rPr>
        <w:rFonts w:cs="Arial"/>
      </w:rPr>
    </w:pPr>
  </w:p>
  <w:p w14:paraId="5A42418A" w14:textId="77777777" w:rsidR="00242DD5" w:rsidRDefault="00242DD5"/>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30F4458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3AE5B4F"/>
    <w:multiLevelType w:val="multilevel"/>
    <w:tmpl w:val="D6668C34"/>
    <w:lvl w:ilvl="0">
      <w:start w:val="1"/>
      <w:numFmt w:val="decimal"/>
      <w:pStyle w:val="titulo1niza"/>
      <w:suff w:val="space"/>
      <w:lvlText w:val="%1"/>
      <w:lvlJc w:val="left"/>
      <w:pPr>
        <w:ind w:left="1277" w:firstLine="0"/>
      </w:pPr>
      <w:rPr>
        <w:rFonts w:hint="default"/>
      </w:rPr>
    </w:lvl>
    <w:lvl w:ilvl="1">
      <w:start w:val="1"/>
      <w:numFmt w:val="decimal"/>
      <w:pStyle w:val="titulo2niza"/>
      <w:suff w:val="space"/>
      <w:lvlText w:val="%1.%2"/>
      <w:lvlJc w:val="left"/>
      <w:pPr>
        <w:ind w:left="4112" w:firstLine="0"/>
      </w:pPr>
      <w:rPr>
        <w:rFonts w:hint="default"/>
      </w:rPr>
    </w:lvl>
    <w:lvl w:ilvl="2">
      <w:start w:val="1"/>
      <w:numFmt w:val="decimal"/>
      <w:pStyle w:val="titulo3niza"/>
      <w:suff w:val="space"/>
      <w:lvlText w:val="%1.%2.%3"/>
      <w:lvlJc w:val="left"/>
      <w:pPr>
        <w:ind w:left="4832" w:hanging="720"/>
      </w:pPr>
      <w:rPr>
        <w:rFonts w:hint="default"/>
      </w:rPr>
    </w:lvl>
    <w:lvl w:ilvl="3">
      <w:start w:val="1"/>
      <w:numFmt w:val="decimal"/>
      <w:pStyle w:val="titulo4niza"/>
      <w:suff w:val="space"/>
      <w:lvlText w:val="%1.%2.%3.%4"/>
      <w:lvlJc w:val="left"/>
      <w:pPr>
        <w:ind w:left="567" w:hanging="567"/>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1584"/>
        </w:tabs>
        <w:ind w:left="1584" w:hanging="1584"/>
      </w:pPr>
      <w:rPr>
        <w:rFonts w:hint="default"/>
      </w:rPr>
    </w:lvl>
  </w:abstractNum>
  <w:abstractNum w:abstractNumId="2">
    <w:nsid w:val="08502274"/>
    <w:multiLevelType w:val="multilevel"/>
    <w:tmpl w:val="0794077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0BE74538"/>
    <w:multiLevelType w:val="hybridMultilevel"/>
    <w:tmpl w:val="54F4A9B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nsid w:val="1A7F1F32"/>
    <w:multiLevelType w:val="hybridMultilevel"/>
    <w:tmpl w:val="D812E8E2"/>
    <w:lvl w:ilvl="0" w:tplc="C194D50C">
      <w:start w:val="1"/>
      <w:numFmt w:val="bullet"/>
      <w:lvlText w:val="-"/>
      <w:lvlJc w:val="left"/>
      <w:pPr>
        <w:tabs>
          <w:tab w:val="num" w:pos="720"/>
        </w:tabs>
        <w:ind w:left="720" w:hanging="360"/>
      </w:pPr>
      <w:rPr>
        <w:rFonts w:ascii="Arial" w:hAnsi="Arial" w:hint="default"/>
        <w:b w:val="0"/>
        <w:i w:val="0"/>
        <w:sz w:val="24"/>
        <w:szCs w:val="24"/>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5">
    <w:nsid w:val="30020B4B"/>
    <w:multiLevelType w:val="hybridMultilevel"/>
    <w:tmpl w:val="E390CAB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35867F6"/>
    <w:multiLevelType w:val="hybridMultilevel"/>
    <w:tmpl w:val="3C12C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8D92262"/>
    <w:multiLevelType w:val="hybridMultilevel"/>
    <w:tmpl w:val="A1305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AB502A7"/>
    <w:multiLevelType w:val="multilevel"/>
    <w:tmpl w:val="4F92E96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nsid w:val="45ED4604"/>
    <w:multiLevelType w:val="multilevel"/>
    <w:tmpl w:val="2490FE38"/>
    <w:lvl w:ilvl="0">
      <w:start w:val="1"/>
      <w:numFmt w:val="decimal"/>
      <w:suff w:val="space"/>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nsid w:val="46CC530B"/>
    <w:multiLevelType w:val="hybridMultilevel"/>
    <w:tmpl w:val="3DCAFF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DA203F5"/>
    <w:multiLevelType w:val="multilevel"/>
    <w:tmpl w:val="3A7652EE"/>
    <w:lvl w:ilvl="0">
      <w:start w:val="1"/>
      <w:numFmt w:val="decimal"/>
      <w:lvlText w:val="%1."/>
      <w:lvlJc w:val="left"/>
      <w:pPr>
        <w:ind w:left="-360" w:hanging="360"/>
      </w:pPr>
      <w:rPr>
        <w:rFonts w:hint="default"/>
      </w:rPr>
    </w:lvl>
    <w:lvl w:ilvl="1">
      <w:start w:val="1"/>
      <w:numFmt w:val="decimal"/>
      <w:lvlText w:val="%1.%2."/>
      <w:lvlJc w:val="left"/>
      <w:pPr>
        <w:ind w:left="72" w:hanging="432"/>
      </w:pPr>
      <w:rPr>
        <w:rFonts w:hint="default"/>
      </w:rPr>
    </w:lvl>
    <w:lvl w:ilvl="2">
      <w:start w:val="1"/>
      <w:numFmt w:val="decimal"/>
      <w:lvlText w:val="%1.%2.%3."/>
      <w:lvlJc w:val="left"/>
      <w:pPr>
        <w:ind w:left="504" w:hanging="504"/>
      </w:pPr>
      <w:rPr>
        <w:rFonts w:hint="default"/>
      </w:rPr>
    </w:lvl>
    <w:lvl w:ilvl="3">
      <w:start w:val="1"/>
      <w:numFmt w:val="decimal"/>
      <w:lvlText w:val="%1.%2.%3.%4."/>
      <w:lvlJc w:val="left"/>
      <w:pPr>
        <w:ind w:left="1008" w:hanging="648"/>
      </w:pPr>
      <w:rPr>
        <w:rFonts w:hint="default"/>
      </w:rPr>
    </w:lvl>
    <w:lvl w:ilvl="4">
      <w:start w:val="1"/>
      <w:numFmt w:val="decimal"/>
      <w:lvlText w:val="%1.%2.%3.%4.%5."/>
      <w:lvlJc w:val="left"/>
      <w:pPr>
        <w:ind w:left="1512" w:hanging="792"/>
      </w:pPr>
      <w:rPr>
        <w:rFonts w:hint="default"/>
      </w:rPr>
    </w:lvl>
    <w:lvl w:ilvl="5">
      <w:start w:val="1"/>
      <w:numFmt w:val="decimal"/>
      <w:lvlText w:val="%1.%2.%3.%4.%5.%6."/>
      <w:lvlJc w:val="left"/>
      <w:pPr>
        <w:ind w:left="2016" w:hanging="936"/>
      </w:pPr>
      <w:rPr>
        <w:rFonts w:hint="default"/>
      </w:rPr>
    </w:lvl>
    <w:lvl w:ilvl="6">
      <w:start w:val="1"/>
      <w:numFmt w:val="decimal"/>
      <w:lvlText w:val="%1.%2.%3.%4.%5.%6.%7."/>
      <w:lvlJc w:val="left"/>
      <w:pPr>
        <w:ind w:left="2520" w:hanging="1080"/>
      </w:pPr>
      <w:rPr>
        <w:rFonts w:hint="default"/>
      </w:rPr>
    </w:lvl>
    <w:lvl w:ilvl="7">
      <w:start w:val="1"/>
      <w:numFmt w:val="decimal"/>
      <w:lvlText w:val="%1.%2.%3.%4.%5.%6.%7.%8."/>
      <w:lvlJc w:val="left"/>
      <w:pPr>
        <w:ind w:left="3024" w:hanging="1224"/>
      </w:pPr>
      <w:rPr>
        <w:rFonts w:hint="default"/>
      </w:rPr>
    </w:lvl>
    <w:lvl w:ilvl="8">
      <w:start w:val="1"/>
      <w:numFmt w:val="decimal"/>
      <w:lvlText w:val="%1.%2.%3.%4.%5.%6.%7.%8.%9."/>
      <w:lvlJc w:val="left"/>
      <w:pPr>
        <w:ind w:left="3600" w:hanging="1440"/>
      </w:pPr>
      <w:rPr>
        <w:rFonts w:hint="default"/>
      </w:rPr>
    </w:lvl>
  </w:abstractNum>
  <w:abstractNum w:abstractNumId="12">
    <w:nsid w:val="508B3D31"/>
    <w:multiLevelType w:val="hybridMultilevel"/>
    <w:tmpl w:val="61E87914"/>
    <w:lvl w:ilvl="0" w:tplc="C194D50C">
      <w:start w:val="1"/>
      <w:numFmt w:val="bullet"/>
      <w:lvlText w:val="-"/>
      <w:lvlJc w:val="left"/>
      <w:pPr>
        <w:tabs>
          <w:tab w:val="num" w:pos="1429"/>
        </w:tabs>
        <w:ind w:left="1429" w:hanging="360"/>
      </w:pPr>
      <w:rPr>
        <w:rFonts w:ascii="Arial" w:hAnsi="Arial" w:hint="default"/>
        <w:b w:val="0"/>
        <w:i w:val="0"/>
        <w:sz w:val="24"/>
        <w:szCs w:val="24"/>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3">
    <w:nsid w:val="509B13C3"/>
    <w:multiLevelType w:val="multilevel"/>
    <w:tmpl w:val="4F92E96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nsid w:val="53D4468C"/>
    <w:multiLevelType w:val="multilevel"/>
    <w:tmpl w:val="0AE2BA96"/>
    <w:lvl w:ilvl="0">
      <w:start w:val="1"/>
      <w:numFmt w:val="decimal"/>
      <w:lvlText w:val="%1."/>
      <w:lvlJc w:val="left"/>
      <w:pPr>
        <w:ind w:left="-360" w:hanging="360"/>
      </w:pPr>
      <w:rPr>
        <w:rFonts w:hint="default"/>
      </w:rPr>
    </w:lvl>
    <w:lvl w:ilvl="1">
      <w:start w:val="1"/>
      <w:numFmt w:val="decimal"/>
      <w:lvlText w:val="%1.%2."/>
      <w:lvlJc w:val="left"/>
      <w:pPr>
        <w:ind w:left="72" w:hanging="432"/>
      </w:pPr>
      <w:rPr>
        <w:rFonts w:hint="default"/>
      </w:rPr>
    </w:lvl>
    <w:lvl w:ilvl="2">
      <w:start w:val="1"/>
      <w:numFmt w:val="decimal"/>
      <w:lvlText w:val="%1.%2.%3."/>
      <w:lvlJc w:val="left"/>
      <w:pPr>
        <w:ind w:left="504" w:hanging="504"/>
      </w:pPr>
      <w:rPr>
        <w:rFonts w:hint="default"/>
      </w:rPr>
    </w:lvl>
    <w:lvl w:ilvl="3">
      <w:start w:val="1"/>
      <w:numFmt w:val="decimal"/>
      <w:lvlText w:val="%1.%2.%3.%4."/>
      <w:lvlJc w:val="left"/>
      <w:pPr>
        <w:ind w:left="1008" w:hanging="648"/>
      </w:pPr>
      <w:rPr>
        <w:rFonts w:hint="default"/>
      </w:rPr>
    </w:lvl>
    <w:lvl w:ilvl="4">
      <w:start w:val="1"/>
      <w:numFmt w:val="decimal"/>
      <w:lvlText w:val="%1.%2.%3.%4.%5."/>
      <w:lvlJc w:val="left"/>
      <w:pPr>
        <w:ind w:left="1512" w:hanging="792"/>
      </w:pPr>
      <w:rPr>
        <w:rFonts w:hint="default"/>
      </w:rPr>
    </w:lvl>
    <w:lvl w:ilvl="5">
      <w:start w:val="1"/>
      <w:numFmt w:val="decimal"/>
      <w:lvlText w:val="%1.%2.%3.%4.%5.%6."/>
      <w:lvlJc w:val="left"/>
      <w:pPr>
        <w:ind w:left="2016" w:hanging="936"/>
      </w:pPr>
      <w:rPr>
        <w:rFonts w:hint="default"/>
      </w:rPr>
    </w:lvl>
    <w:lvl w:ilvl="6">
      <w:start w:val="1"/>
      <w:numFmt w:val="decimal"/>
      <w:lvlText w:val="%1.%2.%3.%4.%5.%6.%7."/>
      <w:lvlJc w:val="left"/>
      <w:pPr>
        <w:ind w:left="2520" w:hanging="1080"/>
      </w:pPr>
      <w:rPr>
        <w:rFonts w:hint="default"/>
      </w:rPr>
    </w:lvl>
    <w:lvl w:ilvl="7">
      <w:start w:val="1"/>
      <w:numFmt w:val="decimal"/>
      <w:lvlText w:val="%1.%2.%3.%4.%5.%6.%7.%8."/>
      <w:lvlJc w:val="left"/>
      <w:pPr>
        <w:ind w:left="3024" w:hanging="1224"/>
      </w:pPr>
      <w:rPr>
        <w:rFonts w:hint="default"/>
      </w:rPr>
    </w:lvl>
    <w:lvl w:ilvl="8">
      <w:start w:val="1"/>
      <w:numFmt w:val="decimal"/>
      <w:lvlText w:val="%1.%2.%3.%4.%5.%6.%7.%8.%9."/>
      <w:lvlJc w:val="left"/>
      <w:pPr>
        <w:ind w:left="3600" w:hanging="1440"/>
      </w:pPr>
      <w:rPr>
        <w:rFonts w:hint="default"/>
      </w:rPr>
    </w:lvl>
  </w:abstractNum>
  <w:abstractNum w:abstractNumId="15">
    <w:nsid w:val="54493361"/>
    <w:multiLevelType w:val="multilevel"/>
    <w:tmpl w:val="3B7ECB6A"/>
    <w:lvl w:ilvl="0">
      <w:start w:val="1"/>
      <w:numFmt w:val="decimal"/>
      <w:lvlText w:val="%1"/>
      <w:lvlJc w:val="left"/>
      <w:pPr>
        <w:tabs>
          <w:tab w:val="num" w:pos="1381"/>
        </w:tabs>
        <w:ind w:left="1381" w:hanging="360"/>
      </w:pPr>
      <w:rPr>
        <w:rFonts w:hint="default"/>
      </w:rPr>
    </w:lvl>
    <w:lvl w:ilvl="1">
      <w:start w:val="1"/>
      <w:numFmt w:val="decimal"/>
      <w:isLgl/>
      <w:lvlText w:val="%1.%2"/>
      <w:lvlJc w:val="left"/>
      <w:pPr>
        <w:tabs>
          <w:tab w:val="num" w:pos="1381"/>
        </w:tabs>
        <w:ind w:left="1381" w:hanging="360"/>
      </w:pPr>
      <w:rPr>
        <w:rFonts w:hint="default"/>
      </w:rPr>
    </w:lvl>
    <w:lvl w:ilvl="2">
      <w:start w:val="1"/>
      <w:numFmt w:val="decimal"/>
      <w:isLgl/>
      <w:lvlText w:val="%1.%2.%3"/>
      <w:lvlJc w:val="left"/>
      <w:pPr>
        <w:tabs>
          <w:tab w:val="num" w:pos="1741"/>
        </w:tabs>
        <w:ind w:left="1741" w:hanging="720"/>
      </w:pPr>
      <w:rPr>
        <w:rFonts w:hint="default"/>
      </w:rPr>
    </w:lvl>
    <w:lvl w:ilvl="3">
      <w:start w:val="1"/>
      <w:numFmt w:val="decimal"/>
      <w:isLgl/>
      <w:lvlText w:val="%1.%2.%3.%4"/>
      <w:lvlJc w:val="left"/>
      <w:pPr>
        <w:tabs>
          <w:tab w:val="num" w:pos="1741"/>
        </w:tabs>
        <w:ind w:left="1741" w:hanging="720"/>
      </w:pPr>
      <w:rPr>
        <w:rFonts w:hint="default"/>
      </w:rPr>
    </w:lvl>
    <w:lvl w:ilvl="4">
      <w:start w:val="1"/>
      <w:numFmt w:val="decimal"/>
      <w:isLgl/>
      <w:lvlText w:val="%1.%2.%3.%4.%5"/>
      <w:lvlJc w:val="left"/>
      <w:pPr>
        <w:tabs>
          <w:tab w:val="num" w:pos="2101"/>
        </w:tabs>
        <w:ind w:left="2101" w:hanging="1080"/>
      </w:pPr>
      <w:rPr>
        <w:rFonts w:hint="default"/>
      </w:rPr>
    </w:lvl>
    <w:lvl w:ilvl="5">
      <w:start w:val="1"/>
      <w:numFmt w:val="decimal"/>
      <w:isLgl/>
      <w:lvlText w:val="%1.%2.%3.%4.%5.%6"/>
      <w:lvlJc w:val="left"/>
      <w:pPr>
        <w:tabs>
          <w:tab w:val="num" w:pos="2101"/>
        </w:tabs>
        <w:ind w:left="2101" w:hanging="1080"/>
      </w:pPr>
      <w:rPr>
        <w:rFonts w:hint="default"/>
      </w:rPr>
    </w:lvl>
    <w:lvl w:ilvl="6">
      <w:start w:val="1"/>
      <w:numFmt w:val="decimal"/>
      <w:isLgl/>
      <w:lvlText w:val="%1.%2.%3.%4.%5.%6.%7"/>
      <w:lvlJc w:val="left"/>
      <w:pPr>
        <w:tabs>
          <w:tab w:val="num" w:pos="2461"/>
        </w:tabs>
        <w:ind w:left="2461" w:hanging="1440"/>
      </w:pPr>
      <w:rPr>
        <w:rFonts w:hint="default"/>
      </w:rPr>
    </w:lvl>
    <w:lvl w:ilvl="7">
      <w:start w:val="1"/>
      <w:numFmt w:val="decimal"/>
      <w:isLgl/>
      <w:lvlText w:val="%1.%2.%3.%4.%5.%6.%7.%8"/>
      <w:lvlJc w:val="left"/>
      <w:pPr>
        <w:tabs>
          <w:tab w:val="num" w:pos="2461"/>
        </w:tabs>
        <w:ind w:left="2461" w:hanging="1440"/>
      </w:pPr>
      <w:rPr>
        <w:rFonts w:hint="default"/>
      </w:rPr>
    </w:lvl>
    <w:lvl w:ilvl="8">
      <w:start w:val="1"/>
      <w:numFmt w:val="decimal"/>
      <w:isLgl/>
      <w:lvlText w:val="%1.%2.%3.%4.%5.%6.%7.%8.%9"/>
      <w:lvlJc w:val="left"/>
      <w:pPr>
        <w:tabs>
          <w:tab w:val="num" w:pos="2821"/>
        </w:tabs>
        <w:ind w:left="2821" w:hanging="1800"/>
      </w:pPr>
      <w:rPr>
        <w:rFonts w:hint="default"/>
      </w:rPr>
    </w:lvl>
  </w:abstractNum>
  <w:abstractNum w:abstractNumId="16">
    <w:nsid w:val="60FD0D79"/>
    <w:multiLevelType w:val="multilevel"/>
    <w:tmpl w:val="994473A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7A0E4903"/>
    <w:multiLevelType w:val="multilevel"/>
    <w:tmpl w:val="AE5C7D06"/>
    <w:lvl w:ilvl="0">
      <w:start w:val="1"/>
      <w:numFmt w:val="decimal"/>
      <w:lvlText w:val="%1."/>
      <w:lvlJc w:val="left"/>
      <w:pPr>
        <w:ind w:left="661" w:hanging="360"/>
      </w:pPr>
      <w:rPr>
        <w:rFonts w:hint="default"/>
      </w:rPr>
    </w:lvl>
    <w:lvl w:ilvl="1">
      <w:start w:val="1"/>
      <w:numFmt w:val="decimal"/>
      <w:lvlText w:val="%1.%2."/>
      <w:lvlJc w:val="left"/>
      <w:pPr>
        <w:ind w:left="1093" w:hanging="432"/>
      </w:pPr>
      <w:rPr>
        <w:rFonts w:hint="default"/>
      </w:rPr>
    </w:lvl>
    <w:lvl w:ilvl="2">
      <w:start w:val="1"/>
      <w:numFmt w:val="decimal"/>
      <w:lvlText w:val="%1.%2.%3."/>
      <w:lvlJc w:val="left"/>
      <w:pPr>
        <w:ind w:left="1525" w:hanging="504"/>
      </w:pPr>
      <w:rPr>
        <w:rFonts w:hint="default"/>
      </w:rPr>
    </w:lvl>
    <w:lvl w:ilvl="3">
      <w:start w:val="1"/>
      <w:numFmt w:val="decimal"/>
      <w:lvlText w:val="%1.%2.%3.%4."/>
      <w:lvlJc w:val="left"/>
      <w:pPr>
        <w:ind w:left="2029" w:hanging="648"/>
      </w:pPr>
      <w:rPr>
        <w:rFonts w:hint="default"/>
      </w:rPr>
    </w:lvl>
    <w:lvl w:ilvl="4">
      <w:start w:val="1"/>
      <w:numFmt w:val="decimal"/>
      <w:lvlText w:val="%1.%2.%3.%4.%5."/>
      <w:lvlJc w:val="left"/>
      <w:pPr>
        <w:ind w:left="2533" w:hanging="792"/>
      </w:pPr>
      <w:rPr>
        <w:rFonts w:hint="default"/>
      </w:rPr>
    </w:lvl>
    <w:lvl w:ilvl="5">
      <w:start w:val="1"/>
      <w:numFmt w:val="decimal"/>
      <w:lvlText w:val="%1.%2.%3.%4.%5.%6."/>
      <w:lvlJc w:val="left"/>
      <w:pPr>
        <w:ind w:left="3037" w:hanging="936"/>
      </w:pPr>
      <w:rPr>
        <w:rFonts w:hint="default"/>
      </w:rPr>
    </w:lvl>
    <w:lvl w:ilvl="6">
      <w:start w:val="1"/>
      <w:numFmt w:val="decimal"/>
      <w:lvlText w:val="%1.%2.%3.%4.%5.%6.%7."/>
      <w:lvlJc w:val="left"/>
      <w:pPr>
        <w:ind w:left="3541" w:hanging="1080"/>
      </w:pPr>
      <w:rPr>
        <w:rFonts w:hint="default"/>
      </w:rPr>
    </w:lvl>
    <w:lvl w:ilvl="7">
      <w:start w:val="1"/>
      <w:numFmt w:val="decimal"/>
      <w:lvlText w:val="%1.%2.%3.%4.%5.%6.%7.%8."/>
      <w:lvlJc w:val="left"/>
      <w:pPr>
        <w:ind w:left="4045" w:hanging="1224"/>
      </w:pPr>
      <w:rPr>
        <w:rFonts w:hint="default"/>
      </w:rPr>
    </w:lvl>
    <w:lvl w:ilvl="8">
      <w:start w:val="1"/>
      <w:numFmt w:val="decimal"/>
      <w:lvlText w:val="%1.%2.%3.%4.%5.%6.%7.%8.%9."/>
      <w:lvlJc w:val="left"/>
      <w:pPr>
        <w:ind w:left="4621" w:hanging="1440"/>
      </w:pPr>
      <w:rPr>
        <w:rFonts w:hint="default"/>
      </w:rPr>
    </w:lvl>
  </w:abstractNum>
  <w:abstractNum w:abstractNumId="18">
    <w:nsid w:val="7EDF1302"/>
    <w:multiLevelType w:val="hybridMultilevel"/>
    <w:tmpl w:val="E7A2D4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F163847"/>
    <w:multiLevelType w:val="multilevel"/>
    <w:tmpl w:val="49D85A00"/>
    <w:lvl w:ilvl="0">
      <w:start w:val="1"/>
      <w:numFmt w:val="decimal"/>
      <w:lvlText w:val="%1."/>
      <w:lvlJc w:val="left"/>
      <w:pPr>
        <w:ind w:left="-360" w:hanging="360"/>
      </w:pPr>
      <w:rPr>
        <w:rFonts w:hint="default"/>
      </w:rPr>
    </w:lvl>
    <w:lvl w:ilvl="1">
      <w:start w:val="1"/>
      <w:numFmt w:val="decimal"/>
      <w:lvlText w:val="%1.%2."/>
      <w:lvlJc w:val="left"/>
      <w:pPr>
        <w:ind w:left="72" w:hanging="432"/>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504" w:hanging="504"/>
      </w:pPr>
      <w:rPr>
        <w:rFonts w:hint="default"/>
      </w:rPr>
    </w:lvl>
    <w:lvl w:ilvl="3">
      <w:start w:val="1"/>
      <w:numFmt w:val="decimal"/>
      <w:lvlText w:val="%1.%2.%3.%4."/>
      <w:lvlJc w:val="left"/>
      <w:pPr>
        <w:ind w:left="1008" w:hanging="648"/>
      </w:pPr>
      <w:rPr>
        <w:rFonts w:hint="default"/>
      </w:rPr>
    </w:lvl>
    <w:lvl w:ilvl="4">
      <w:start w:val="1"/>
      <w:numFmt w:val="decimal"/>
      <w:lvlText w:val="%1.%2.%3.%4.%5."/>
      <w:lvlJc w:val="left"/>
      <w:pPr>
        <w:ind w:left="1512" w:hanging="792"/>
      </w:pPr>
      <w:rPr>
        <w:rFonts w:hint="default"/>
      </w:rPr>
    </w:lvl>
    <w:lvl w:ilvl="5">
      <w:start w:val="1"/>
      <w:numFmt w:val="decimal"/>
      <w:lvlText w:val="%1.%2.%3.%4.%5.%6."/>
      <w:lvlJc w:val="left"/>
      <w:pPr>
        <w:ind w:left="2016" w:hanging="936"/>
      </w:pPr>
      <w:rPr>
        <w:rFonts w:hint="default"/>
      </w:rPr>
    </w:lvl>
    <w:lvl w:ilvl="6">
      <w:start w:val="1"/>
      <w:numFmt w:val="decimal"/>
      <w:lvlText w:val="%1.%2.%3.%4.%5.%6.%7."/>
      <w:lvlJc w:val="left"/>
      <w:pPr>
        <w:ind w:left="2520" w:hanging="1080"/>
      </w:pPr>
      <w:rPr>
        <w:rFonts w:hint="default"/>
      </w:rPr>
    </w:lvl>
    <w:lvl w:ilvl="7">
      <w:start w:val="1"/>
      <w:numFmt w:val="decimal"/>
      <w:lvlText w:val="%1.%2.%3.%4.%5.%6.%7.%8."/>
      <w:lvlJc w:val="left"/>
      <w:pPr>
        <w:ind w:left="3024" w:hanging="1224"/>
      </w:pPr>
      <w:rPr>
        <w:rFonts w:hint="default"/>
      </w:rPr>
    </w:lvl>
    <w:lvl w:ilvl="8">
      <w:start w:val="1"/>
      <w:numFmt w:val="decimal"/>
      <w:lvlText w:val="%1.%2.%3.%4.%5.%6.%7.%8.%9."/>
      <w:lvlJc w:val="left"/>
      <w:pPr>
        <w:ind w:left="3600" w:hanging="1440"/>
      </w:pPr>
      <w:rPr>
        <w:rFonts w:hint="default"/>
      </w:rPr>
    </w:lvl>
  </w:abstractNum>
  <w:abstractNum w:abstractNumId="20">
    <w:nsid w:val="7FB91F36"/>
    <w:multiLevelType w:val="hybridMultilevel"/>
    <w:tmpl w:val="00E0EF9C"/>
    <w:lvl w:ilvl="0" w:tplc="04160011">
      <w:start w:val="1"/>
      <w:numFmt w:val="decimal"/>
      <w:lvlText w:val="%1)"/>
      <w:lvlJc w:val="left"/>
      <w:pPr>
        <w:tabs>
          <w:tab w:val="num" w:pos="1429"/>
        </w:tabs>
        <w:ind w:left="1429" w:hanging="360"/>
      </w:pPr>
    </w:lvl>
    <w:lvl w:ilvl="1" w:tplc="04160019" w:tentative="1">
      <w:start w:val="1"/>
      <w:numFmt w:val="lowerLetter"/>
      <w:lvlText w:val="%2."/>
      <w:lvlJc w:val="left"/>
      <w:pPr>
        <w:tabs>
          <w:tab w:val="num" w:pos="2149"/>
        </w:tabs>
        <w:ind w:left="2149" w:hanging="360"/>
      </w:pPr>
    </w:lvl>
    <w:lvl w:ilvl="2" w:tplc="0416001B" w:tentative="1">
      <w:start w:val="1"/>
      <w:numFmt w:val="lowerRoman"/>
      <w:lvlText w:val="%3."/>
      <w:lvlJc w:val="right"/>
      <w:pPr>
        <w:tabs>
          <w:tab w:val="num" w:pos="2869"/>
        </w:tabs>
        <w:ind w:left="2869" w:hanging="180"/>
      </w:pPr>
    </w:lvl>
    <w:lvl w:ilvl="3" w:tplc="0416000F" w:tentative="1">
      <w:start w:val="1"/>
      <w:numFmt w:val="decimal"/>
      <w:lvlText w:val="%4."/>
      <w:lvlJc w:val="left"/>
      <w:pPr>
        <w:tabs>
          <w:tab w:val="num" w:pos="3589"/>
        </w:tabs>
        <w:ind w:left="3589" w:hanging="360"/>
      </w:pPr>
    </w:lvl>
    <w:lvl w:ilvl="4" w:tplc="04160019" w:tentative="1">
      <w:start w:val="1"/>
      <w:numFmt w:val="lowerLetter"/>
      <w:lvlText w:val="%5."/>
      <w:lvlJc w:val="left"/>
      <w:pPr>
        <w:tabs>
          <w:tab w:val="num" w:pos="4309"/>
        </w:tabs>
        <w:ind w:left="4309" w:hanging="360"/>
      </w:pPr>
    </w:lvl>
    <w:lvl w:ilvl="5" w:tplc="0416001B" w:tentative="1">
      <w:start w:val="1"/>
      <w:numFmt w:val="lowerRoman"/>
      <w:lvlText w:val="%6."/>
      <w:lvlJc w:val="right"/>
      <w:pPr>
        <w:tabs>
          <w:tab w:val="num" w:pos="5029"/>
        </w:tabs>
        <w:ind w:left="5029" w:hanging="180"/>
      </w:pPr>
    </w:lvl>
    <w:lvl w:ilvl="6" w:tplc="0416000F" w:tentative="1">
      <w:start w:val="1"/>
      <w:numFmt w:val="decimal"/>
      <w:lvlText w:val="%7."/>
      <w:lvlJc w:val="left"/>
      <w:pPr>
        <w:tabs>
          <w:tab w:val="num" w:pos="5749"/>
        </w:tabs>
        <w:ind w:left="5749" w:hanging="360"/>
      </w:pPr>
    </w:lvl>
    <w:lvl w:ilvl="7" w:tplc="04160019" w:tentative="1">
      <w:start w:val="1"/>
      <w:numFmt w:val="lowerLetter"/>
      <w:lvlText w:val="%8."/>
      <w:lvlJc w:val="left"/>
      <w:pPr>
        <w:tabs>
          <w:tab w:val="num" w:pos="6469"/>
        </w:tabs>
        <w:ind w:left="6469" w:hanging="360"/>
      </w:pPr>
    </w:lvl>
    <w:lvl w:ilvl="8" w:tplc="0416001B" w:tentative="1">
      <w:start w:val="1"/>
      <w:numFmt w:val="lowerRoman"/>
      <w:lvlText w:val="%9."/>
      <w:lvlJc w:val="right"/>
      <w:pPr>
        <w:tabs>
          <w:tab w:val="num" w:pos="7189"/>
        </w:tabs>
        <w:ind w:left="7189" w:hanging="180"/>
      </w:pPr>
    </w:lvl>
  </w:abstractNum>
  <w:num w:numId="1">
    <w:abstractNumId w:val="8"/>
  </w:num>
  <w:num w:numId="2">
    <w:abstractNumId w:val="4"/>
  </w:num>
  <w:num w:numId="3">
    <w:abstractNumId w:val="12"/>
  </w:num>
  <w:num w:numId="4">
    <w:abstractNumId w:val="20"/>
  </w:num>
  <w:num w:numId="5">
    <w:abstractNumId w:val="1"/>
  </w:num>
  <w:num w:numId="6">
    <w:abstractNumId w:val="1"/>
  </w:num>
  <w:num w:numId="7">
    <w:abstractNumId w:val="0"/>
  </w:num>
  <w:num w:numId="8">
    <w:abstractNumId w:val="6"/>
  </w:num>
  <w:num w:numId="9">
    <w:abstractNumId w:val="18"/>
  </w:num>
  <w:num w:numId="10">
    <w:abstractNumId w:val="19"/>
  </w:num>
  <w:num w:numId="11">
    <w:abstractNumId w:val="16"/>
  </w:num>
  <w:num w:numId="12">
    <w:abstractNumId w:val="2"/>
  </w:num>
  <w:num w:numId="13">
    <w:abstractNumId w:val="14"/>
  </w:num>
  <w:num w:numId="14">
    <w:abstractNumId w:val="11"/>
  </w:num>
  <w:num w:numId="15">
    <w:abstractNumId w:val="9"/>
  </w:num>
  <w:num w:numId="16">
    <w:abstractNumId w:val="17"/>
  </w:num>
  <w:num w:numId="17">
    <w:abstractNumId w:val="15"/>
  </w:num>
  <w:num w:numId="18">
    <w:abstractNumId w:val="7"/>
  </w:num>
  <w:num w:numId="19">
    <w:abstractNumId w:val="10"/>
  </w:num>
  <w:num w:numId="20">
    <w:abstractNumId w:val="5"/>
  </w:num>
  <w:num w:numId="21">
    <w:abstractNumId w:val="13"/>
  </w:num>
  <w:num w:numId="22">
    <w:abstractNumId w:val="3"/>
  </w:num>
  <w:numIdMacAtCleanup w:val="5"/>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ulo Carvalho">
    <w15:presenceInfo w15:providerId="Windows Live" w15:userId="dc8e744a061b36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embedSystemFonts/>
  <w:activeWritingStyle w:appName="MSWord" w:lang="en-US" w:vendorID="64" w:dllVersion="131078" w:nlCheck="1" w:checkStyle="1"/>
  <w:activeWritingStyle w:appName="MSWord" w:lang="es-ES" w:vendorID="64" w:dllVersion="131078" w:nlCheck="1" w:checkStyle="1"/>
  <w:activeWritingStyle w:appName="MSWord" w:lang="en-AU" w:vendorID="64" w:dllVersion="131078" w:nlCheck="1" w:checkStyle="1"/>
  <w:activeWritingStyle w:appName="MSWord" w:lang="en-CA" w:vendorID="64" w:dllVersion="131078" w:nlCheck="1" w:checkStyle="1"/>
  <w:activeWritingStyle w:appName="MSWord" w:lang="pt-BR" w:vendorID="64" w:dllVersion="131078" w:nlCheck="1" w:checkStyle="0"/>
  <w:activeWritingStyle w:appName="MSWord" w:lang="pt-BR" w:vendorID="1" w:dllVersion="513" w:checkStyle="1"/>
  <w:proofState w:spelling="clean" w:grammar="clean"/>
  <w:trackRevisions/>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fillcolor="white" stroke="f">
      <v:fill color="white"/>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072E"/>
    <w:rsid w:val="000003E8"/>
    <w:rsid w:val="00000400"/>
    <w:rsid w:val="0000058D"/>
    <w:rsid w:val="0000086F"/>
    <w:rsid w:val="00001699"/>
    <w:rsid w:val="00001F7E"/>
    <w:rsid w:val="000029AF"/>
    <w:rsid w:val="00002DF1"/>
    <w:rsid w:val="00002F99"/>
    <w:rsid w:val="000039AF"/>
    <w:rsid w:val="00003A26"/>
    <w:rsid w:val="00004600"/>
    <w:rsid w:val="0000555D"/>
    <w:rsid w:val="00005C32"/>
    <w:rsid w:val="0000631F"/>
    <w:rsid w:val="000063AB"/>
    <w:rsid w:val="000077A2"/>
    <w:rsid w:val="00007B57"/>
    <w:rsid w:val="000102AF"/>
    <w:rsid w:val="000104F0"/>
    <w:rsid w:val="00010625"/>
    <w:rsid w:val="00010E94"/>
    <w:rsid w:val="0001314B"/>
    <w:rsid w:val="000137B2"/>
    <w:rsid w:val="00013DF3"/>
    <w:rsid w:val="000140A2"/>
    <w:rsid w:val="0001462E"/>
    <w:rsid w:val="0001471F"/>
    <w:rsid w:val="000149F4"/>
    <w:rsid w:val="00014D0B"/>
    <w:rsid w:val="00014EE6"/>
    <w:rsid w:val="00015D49"/>
    <w:rsid w:val="00016285"/>
    <w:rsid w:val="00016E5E"/>
    <w:rsid w:val="00017050"/>
    <w:rsid w:val="00017BA5"/>
    <w:rsid w:val="00017F12"/>
    <w:rsid w:val="00020293"/>
    <w:rsid w:val="00020B7C"/>
    <w:rsid w:val="00020BD6"/>
    <w:rsid w:val="00020BE2"/>
    <w:rsid w:val="00020CF9"/>
    <w:rsid w:val="00020E9A"/>
    <w:rsid w:val="00021238"/>
    <w:rsid w:val="00021ADF"/>
    <w:rsid w:val="00021EC4"/>
    <w:rsid w:val="000226AA"/>
    <w:rsid w:val="00022D06"/>
    <w:rsid w:val="000231C9"/>
    <w:rsid w:val="0002358B"/>
    <w:rsid w:val="000235EB"/>
    <w:rsid w:val="00023928"/>
    <w:rsid w:val="00023939"/>
    <w:rsid w:val="00023CCF"/>
    <w:rsid w:val="00023E8A"/>
    <w:rsid w:val="00024C3A"/>
    <w:rsid w:val="00024F8B"/>
    <w:rsid w:val="0002644A"/>
    <w:rsid w:val="000268E6"/>
    <w:rsid w:val="00026F20"/>
    <w:rsid w:val="0002710B"/>
    <w:rsid w:val="000278D5"/>
    <w:rsid w:val="0003086C"/>
    <w:rsid w:val="00030949"/>
    <w:rsid w:val="00030956"/>
    <w:rsid w:val="00030B82"/>
    <w:rsid w:val="00030D12"/>
    <w:rsid w:val="00030E11"/>
    <w:rsid w:val="0003187B"/>
    <w:rsid w:val="00031CDB"/>
    <w:rsid w:val="00033E04"/>
    <w:rsid w:val="00034965"/>
    <w:rsid w:val="00034D72"/>
    <w:rsid w:val="00035115"/>
    <w:rsid w:val="00035163"/>
    <w:rsid w:val="0003679F"/>
    <w:rsid w:val="00036A42"/>
    <w:rsid w:val="00036A64"/>
    <w:rsid w:val="00036D60"/>
    <w:rsid w:val="00037864"/>
    <w:rsid w:val="00037F1F"/>
    <w:rsid w:val="000400AE"/>
    <w:rsid w:val="00040C89"/>
    <w:rsid w:val="00040D4B"/>
    <w:rsid w:val="00041736"/>
    <w:rsid w:val="00041CE5"/>
    <w:rsid w:val="00042302"/>
    <w:rsid w:val="00042421"/>
    <w:rsid w:val="0004280E"/>
    <w:rsid w:val="00042974"/>
    <w:rsid w:val="00042CBD"/>
    <w:rsid w:val="00043D62"/>
    <w:rsid w:val="00043E72"/>
    <w:rsid w:val="0004413E"/>
    <w:rsid w:val="0004425A"/>
    <w:rsid w:val="000455F3"/>
    <w:rsid w:val="00045A8E"/>
    <w:rsid w:val="00045B4E"/>
    <w:rsid w:val="000471C2"/>
    <w:rsid w:val="00047279"/>
    <w:rsid w:val="00050427"/>
    <w:rsid w:val="00050625"/>
    <w:rsid w:val="00050AA3"/>
    <w:rsid w:val="00050B11"/>
    <w:rsid w:val="000514D3"/>
    <w:rsid w:val="000528C5"/>
    <w:rsid w:val="00053C48"/>
    <w:rsid w:val="00053C54"/>
    <w:rsid w:val="00053E42"/>
    <w:rsid w:val="000541AC"/>
    <w:rsid w:val="00054330"/>
    <w:rsid w:val="0005433E"/>
    <w:rsid w:val="00054507"/>
    <w:rsid w:val="00054AD4"/>
    <w:rsid w:val="00054C08"/>
    <w:rsid w:val="00054CF1"/>
    <w:rsid w:val="00055E36"/>
    <w:rsid w:val="000563EA"/>
    <w:rsid w:val="00056989"/>
    <w:rsid w:val="00056B29"/>
    <w:rsid w:val="00057904"/>
    <w:rsid w:val="0005793B"/>
    <w:rsid w:val="00057F98"/>
    <w:rsid w:val="00060F56"/>
    <w:rsid w:val="0006131A"/>
    <w:rsid w:val="000615CE"/>
    <w:rsid w:val="00061BA0"/>
    <w:rsid w:val="00061E87"/>
    <w:rsid w:val="000624FB"/>
    <w:rsid w:val="00062A54"/>
    <w:rsid w:val="000631AD"/>
    <w:rsid w:val="00063454"/>
    <w:rsid w:val="00063971"/>
    <w:rsid w:val="00063BB9"/>
    <w:rsid w:val="00064272"/>
    <w:rsid w:val="00064FA9"/>
    <w:rsid w:val="0006503A"/>
    <w:rsid w:val="000654F2"/>
    <w:rsid w:val="00065775"/>
    <w:rsid w:val="00065A9B"/>
    <w:rsid w:val="00065D9D"/>
    <w:rsid w:val="00066B36"/>
    <w:rsid w:val="00066FE6"/>
    <w:rsid w:val="000675D4"/>
    <w:rsid w:val="00067D8C"/>
    <w:rsid w:val="00070942"/>
    <w:rsid w:val="00070E5E"/>
    <w:rsid w:val="000712DC"/>
    <w:rsid w:val="00071BFD"/>
    <w:rsid w:val="00072506"/>
    <w:rsid w:val="00072994"/>
    <w:rsid w:val="00072A0D"/>
    <w:rsid w:val="00072CA1"/>
    <w:rsid w:val="000730E6"/>
    <w:rsid w:val="00073249"/>
    <w:rsid w:val="000734AE"/>
    <w:rsid w:val="00073A02"/>
    <w:rsid w:val="00073EAA"/>
    <w:rsid w:val="0007416B"/>
    <w:rsid w:val="00074AA9"/>
    <w:rsid w:val="00075333"/>
    <w:rsid w:val="00075A28"/>
    <w:rsid w:val="00076A97"/>
    <w:rsid w:val="000771D6"/>
    <w:rsid w:val="000771F5"/>
    <w:rsid w:val="00077BC9"/>
    <w:rsid w:val="00077FF8"/>
    <w:rsid w:val="000800D8"/>
    <w:rsid w:val="000802C3"/>
    <w:rsid w:val="0008042E"/>
    <w:rsid w:val="00080D4C"/>
    <w:rsid w:val="0008170F"/>
    <w:rsid w:val="00081E15"/>
    <w:rsid w:val="00082B9E"/>
    <w:rsid w:val="00083A3F"/>
    <w:rsid w:val="00083BCD"/>
    <w:rsid w:val="000840E6"/>
    <w:rsid w:val="0008430D"/>
    <w:rsid w:val="00084C3F"/>
    <w:rsid w:val="00085525"/>
    <w:rsid w:val="00085795"/>
    <w:rsid w:val="00085C3F"/>
    <w:rsid w:val="000863EC"/>
    <w:rsid w:val="00086545"/>
    <w:rsid w:val="0008664C"/>
    <w:rsid w:val="00086C2C"/>
    <w:rsid w:val="0008732B"/>
    <w:rsid w:val="00090110"/>
    <w:rsid w:val="0009106A"/>
    <w:rsid w:val="000916B4"/>
    <w:rsid w:val="00091704"/>
    <w:rsid w:val="000918F0"/>
    <w:rsid w:val="0009198F"/>
    <w:rsid w:val="000919AC"/>
    <w:rsid w:val="0009207E"/>
    <w:rsid w:val="00092A3E"/>
    <w:rsid w:val="00092C33"/>
    <w:rsid w:val="00092D47"/>
    <w:rsid w:val="00094EB8"/>
    <w:rsid w:val="0009508E"/>
    <w:rsid w:val="000951EB"/>
    <w:rsid w:val="00095AC4"/>
    <w:rsid w:val="00096581"/>
    <w:rsid w:val="0009710F"/>
    <w:rsid w:val="00097AA3"/>
    <w:rsid w:val="00097AE5"/>
    <w:rsid w:val="000A069E"/>
    <w:rsid w:val="000A1524"/>
    <w:rsid w:val="000A16CD"/>
    <w:rsid w:val="000A2587"/>
    <w:rsid w:val="000A34C5"/>
    <w:rsid w:val="000A45FA"/>
    <w:rsid w:val="000A4B4E"/>
    <w:rsid w:val="000A4D01"/>
    <w:rsid w:val="000A5062"/>
    <w:rsid w:val="000A601B"/>
    <w:rsid w:val="000A6A79"/>
    <w:rsid w:val="000A6B86"/>
    <w:rsid w:val="000A6BAA"/>
    <w:rsid w:val="000A6D7B"/>
    <w:rsid w:val="000A6E87"/>
    <w:rsid w:val="000A711A"/>
    <w:rsid w:val="000A7126"/>
    <w:rsid w:val="000A7DED"/>
    <w:rsid w:val="000A7FA7"/>
    <w:rsid w:val="000B011F"/>
    <w:rsid w:val="000B039D"/>
    <w:rsid w:val="000B07EE"/>
    <w:rsid w:val="000B12B6"/>
    <w:rsid w:val="000B136F"/>
    <w:rsid w:val="000B1400"/>
    <w:rsid w:val="000B14E4"/>
    <w:rsid w:val="000B178C"/>
    <w:rsid w:val="000B1E5D"/>
    <w:rsid w:val="000B2030"/>
    <w:rsid w:val="000B2530"/>
    <w:rsid w:val="000B2560"/>
    <w:rsid w:val="000B298B"/>
    <w:rsid w:val="000B2BEE"/>
    <w:rsid w:val="000B3B99"/>
    <w:rsid w:val="000B4190"/>
    <w:rsid w:val="000B4ADE"/>
    <w:rsid w:val="000B4FD5"/>
    <w:rsid w:val="000B5018"/>
    <w:rsid w:val="000B544F"/>
    <w:rsid w:val="000B5E3E"/>
    <w:rsid w:val="000B5F76"/>
    <w:rsid w:val="000B6859"/>
    <w:rsid w:val="000B6C97"/>
    <w:rsid w:val="000B6E4D"/>
    <w:rsid w:val="000B75A6"/>
    <w:rsid w:val="000B763F"/>
    <w:rsid w:val="000B79F8"/>
    <w:rsid w:val="000B7FC6"/>
    <w:rsid w:val="000C0581"/>
    <w:rsid w:val="000C0C68"/>
    <w:rsid w:val="000C0C88"/>
    <w:rsid w:val="000C12DF"/>
    <w:rsid w:val="000C154A"/>
    <w:rsid w:val="000C1F03"/>
    <w:rsid w:val="000C1FD0"/>
    <w:rsid w:val="000C25A1"/>
    <w:rsid w:val="000C26E5"/>
    <w:rsid w:val="000C2ACC"/>
    <w:rsid w:val="000C2BAD"/>
    <w:rsid w:val="000C2C2A"/>
    <w:rsid w:val="000C2D08"/>
    <w:rsid w:val="000C31F7"/>
    <w:rsid w:val="000C36CD"/>
    <w:rsid w:val="000C46C2"/>
    <w:rsid w:val="000C48BA"/>
    <w:rsid w:val="000C4C24"/>
    <w:rsid w:val="000C50FC"/>
    <w:rsid w:val="000C547A"/>
    <w:rsid w:val="000C5898"/>
    <w:rsid w:val="000C5C24"/>
    <w:rsid w:val="000C6DF5"/>
    <w:rsid w:val="000C7073"/>
    <w:rsid w:val="000C72DA"/>
    <w:rsid w:val="000C7622"/>
    <w:rsid w:val="000C780D"/>
    <w:rsid w:val="000D0557"/>
    <w:rsid w:val="000D0B19"/>
    <w:rsid w:val="000D1971"/>
    <w:rsid w:val="000D253F"/>
    <w:rsid w:val="000D342C"/>
    <w:rsid w:val="000D3456"/>
    <w:rsid w:val="000D3F22"/>
    <w:rsid w:val="000D5FB0"/>
    <w:rsid w:val="000D6927"/>
    <w:rsid w:val="000D73D7"/>
    <w:rsid w:val="000D768E"/>
    <w:rsid w:val="000D7FF6"/>
    <w:rsid w:val="000E09BA"/>
    <w:rsid w:val="000E0DFE"/>
    <w:rsid w:val="000E15BE"/>
    <w:rsid w:val="000E1712"/>
    <w:rsid w:val="000E187B"/>
    <w:rsid w:val="000E2ACB"/>
    <w:rsid w:val="000E3134"/>
    <w:rsid w:val="000E36BE"/>
    <w:rsid w:val="000E4892"/>
    <w:rsid w:val="000E490E"/>
    <w:rsid w:val="000E4995"/>
    <w:rsid w:val="000E4EE1"/>
    <w:rsid w:val="000E52CD"/>
    <w:rsid w:val="000E5323"/>
    <w:rsid w:val="000E59B2"/>
    <w:rsid w:val="000E5CB0"/>
    <w:rsid w:val="000E5EAA"/>
    <w:rsid w:val="000E6279"/>
    <w:rsid w:val="000E68CA"/>
    <w:rsid w:val="000E6DC6"/>
    <w:rsid w:val="000E7DE6"/>
    <w:rsid w:val="000E7FFC"/>
    <w:rsid w:val="000F1007"/>
    <w:rsid w:val="000F109B"/>
    <w:rsid w:val="000F1B9A"/>
    <w:rsid w:val="000F1FAD"/>
    <w:rsid w:val="000F22B9"/>
    <w:rsid w:val="000F3E24"/>
    <w:rsid w:val="000F471A"/>
    <w:rsid w:val="000F5021"/>
    <w:rsid w:val="000F57DB"/>
    <w:rsid w:val="000F5F1C"/>
    <w:rsid w:val="000F6760"/>
    <w:rsid w:val="000F785B"/>
    <w:rsid w:val="001000E6"/>
    <w:rsid w:val="00100101"/>
    <w:rsid w:val="001002AB"/>
    <w:rsid w:val="001015C7"/>
    <w:rsid w:val="00102D70"/>
    <w:rsid w:val="00102E9E"/>
    <w:rsid w:val="00103148"/>
    <w:rsid w:val="00103CE7"/>
    <w:rsid w:val="001046B3"/>
    <w:rsid w:val="00104BB4"/>
    <w:rsid w:val="001055D1"/>
    <w:rsid w:val="0010622B"/>
    <w:rsid w:val="001063CA"/>
    <w:rsid w:val="0010670A"/>
    <w:rsid w:val="00106864"/>
    <w:rsid w:val="00106E9B"/>
    <w:rsid w:val="00107908"/>
    <w:rsid w:val="00107952"/>
    <w:rsid w:val="00107ACA"/>
    <w:rsid w:val="0011027D"/>
    <w:rsid w:val="00110414"/>
    <w:rsid w:val="00111412"/>
    <w:rsid w:val="00111AFB"/>
    <w:rsid w:val="00111B8D"/>
    <w:rsid w:val="0011201F"/>
    <w:rsid w:val="001126E4"/>
    <w:rsid w:val="001132C0"/>
    <w:rsid w:val="00113668"/>
    <w:rsid w:val="00113734"/>
    <w:rsid w:val="001140C1"/>
    <w:rsid w:val="00114807"/>
    <w:rsid w:val="00114C53"/>
    <w:rsid w:val="00114E80"/>
    <w:rsid w:val="001153AA"/>
    <w:rsid w:val="001153C1"/>
    <w:rsid w:val="0011631C"/>
    <w:rsid w:val="00116921"/>
    <w:rsid w:val="00116BFD"/>
    <w:rsid w:val="00116F52"/>
    <w:rsid w:val="0011758A"/>
    <w:rsid w:val="0011760D"/>
    <w:rsid w:val="00117777"/>
    <w:rsid w:val="001179C1"/>
    <w:rsid w:val="00117D6C"/>
    <w:rsid w:val="0012099D"/>
    <w:rsid w:val="00120A56"/>
    <w:rsid w:val="00121621"/>
    <w:rsid w:val="00122AF6"/>
    <w:rsid w:val="00122DE2"/>
    <w:rsid w:val="0012342C"/>
    <w:rsid w:val="00123477"/>
    <w:rsid w:val="0012379B"/>
    <w:rsid w:val="001241D7"/>
    <w:rsid w:val="0012452B"/>
    <w:rsid w:val="00124777"/>
    <w:rsid w:val="001249CF"/>
    <w:rsid w:val="001255A4"/>
    <w:rsid w:val="00125A74"/>
    <w:rsid w:val="00125D99"/>
    <w:rsid w:val="00126800"/>
    <w:rsid w:val="001269A3"/>
    <w:rsid w:val="00126AA5"/>
    <w:rsid w:val="00127B37"/>
    <w:rsid w:val="00127D6D"/>
    <w:rsid w:val="00130689"/>
    <w:rsid w:val="00130E11"/>
    <w:rsid w:val="00131890"/>
    <w:rsid w:val="00131FE3"/>
    <w:rsid w:val="00132004"/>
    <w:rsid w:val="00133564"/>
    <w:rsid w:val="001344AF"/>
    <w:rsid w:val="00134510"/>
    <w:rsid w:val="00134B4B"/>
    <w:rsid w:val="00134E22"/>
    <w:rsid w:val="0013580D"/>
    <w:rsid w:val="00135841"/>
    <w:rsid w:val="0013585C"/>
    <w:rsid w:val="0013589A"/>
    <w:rsid w:val="00135B35"/>
    <w:rsid w:val="001363CF"/>
    <w:rsid w:val="0013691E"/>
    <w:rsid w:val="00136B35"/>
    <w:rsid w:val="001372C3"/>
    <w:rsid w:val="00137618"/>
    <w:rsid w:val="00137831"/>
    <w:rsid w:val="00137D11"/>
    <w:rsid w:val="00137FC9"/>
    <w:rsid w:val="00140308"/>
    <w:rsid w:val="00140FEE"/>
    <w:rsid w:val="00141103"/>
    <w:rsid w:val="00141126"/>
    <w:rsid w:val="0014140F"/>
    <w:rsid w:val="001415E1"/>
    <w:rsid w:val="0014203D"/>
    <w:rsid w:val="00142F6B"/>
    <w:rsid w:val="00143820"/>
    <w:rsid w:val="00144978"/>
    <w:rsid w:val="00144DA2"/>
    <w:rsid w:val="00145C53"/>
    <w:rsid w:val="0014644C"/>
    <w:rsid w:val="00146689"/>
    <w:rsid w:val="00146699"/>
    <w:rsid w:val="001467FC"/>
    <w:rsid w:val="00146E9B"/>
    <w:rsid w:val="001471F2"/>
    <w:rsid w:val="00147339"/>
    <w:rsid w:val="001478F3"/>
    <w:rsid w:val="00147A35"/>
    <w:rsid w:val="00147B8C"/>
    <w:rsid w:val="00147D17"/>
    <w:rsid w:val="001509D9"/>
    <w:rsid w:val="001512AB"/>
    <w:rsid w:val="001513D2"/>
    <w:rsid w:val="00152484"/>
    <w:rsid w:val="00152738"/>
    <w:rsid w:val="00152C0C"/>
    <w:rsid w:val="00152C8D"/>
    <w:rsid w:val="00153C68"/>
    <w:rsid w:val="001541EB"/>
    <w:rsid w:val="001549D8"/>
    <w:rsid w:val="00154BCF"/>
    <w:rsid w:val="00154EF6"/>
    <w:rsid w:val="00155037"/>
    <w:rsid w:val="0015550A"/>
    <w:rsid w:val="001557B0"/>
    <w:rsid w:val="001569AF"/>
    <w:rsid w:val="00156D1D"/>
    <w:rsid w:val="00156F69"/>
    <w:rsid w:val="00157E6D"/>
    <w:rsid w:val="00160120"/>
    <w:rsid w:val="00160225"/>
    <w:rsid w:val="00160A42"/>
    <w:rsid w:val="001615DB"/>
    <w:rsid w:val="00161875"/>
    <w:rsid w:val="00161A5F"/>
    <w:rsid w:val="00161F38"/>
    <w:rsid w:val="00162360"/>
    <w:rsid w:val="00162831"/>
    <w:rsid w:val="0016417B"/>
    <w:rsid w:val="00164FD8"/>
    <w:rsid w:val="00165107"/>
    <w:rsid w:val="00167350"/>
    <w:rsid w:val="0017015A"/>
    <w:rsid w:val="00170734"/>
    <w:rsid w:val="00171273"/>
    <w:rsid w:val="001714A4"/>
    <w:rsid w:val="001719E1"/>
    <w:rsid w:val="00171A1E"/>
    <w:rsid w:val="0017265A"/>
    <w:rsid w:val="00173361"/>
    <w:rsid w:val="00173A54"/>
    <w:rsid w:val="001744BB"/>
    <w:rsid w:val="001748D3"/>
    <w:rsid w:val="00174DD6"/>
    <w:rsid w:val="00174DD8"/>
    <w:rsid w:val="0017518D"/>
    <w:rsid w:val="00175A79"/>
    <w:rsid w:val="001762A2"/>
    <w:rsid w:val="0017663C"/>
    <w:rsid w:val="00176B74"/>
    <w:rsid w:val="00176BD1"/>
    <w:rsid w:val="001771B0"/>
    <w:rsid w:val="001779D4"/>
    <w:rsid w:val="00180484"/>
    <w:rsid w:val="00180A98"/>
    <w:rsid w:val="001811D8"/>
    <w:rsid w:val="00181E20"/>
    <w:rsid w:val="0018234C"/>
    <w:rsid w:val="00182DB0"/>
    <w:rsid w:val="00184026"/>
    <w:rsid w:val="00184680"/>
    <w:rsid w:val="00184875"/>
    <w:rsid w:val="00185852"/>
    <w:rsid w:val="001859E8"/>
    <w:rsid w:val="00186047"/>
    <w:rsid w:val="001868CE"/>
    <w:rsid w:val="00187BFA"/>
    <w:rsid w:val="00187C6F"/>
    <w:rsid w:val="001906CC"/>
    <w:rsid w:val="001908E1"/>
    <w:rsid w:val="00190A8A"/>
    <w:rsid w:val="00190F79"/>
    <w:rsid w:val="001911C9"/>
    <w:rsid w:val="00191D92"/>
    <w:rsid w:val="001920B8"/>
    <w:rsid w:val="001923A9"/>
    <w:rsid w:val="001923B5"/>
    <w:rsid w:val="00192F57"/>
    <w:rsid w:val="00193218"/>
    <w:rsid w:val="00193B6F"/>
    <w:rsid w:val="00193BB8"/>
    <w:rsid w:val="00194110"/>
    <w:rsid w:val="00195743"/>
    <w:rsid w:val="00195B4D"/>
    <w:rsid w:val="001962BF"/>
    <w:rsid w:val="00196403"/>
    <w:rsid w:val="00196C97"/>
    <w:rsid w:val="00196FAE"/>
    <w:rsid w:val="00197F3D"/>
    <w:rsid w:val="001A0853"/>
    <w:rsid w:val="001A0E47"/>
    <w:rsid w:val="001A10EE"/>
    <w:rsid w:val="001A11DA"/>
    <w:rsid w:val="001A13DE"/>
    <w:rsid w:val="001A154C"/>
    <w:rsid w:val="001A2175"/>
    <w:rsid w:val="001A23D6"/>
    <w:rsid w:val="001A37D6"/>
    <w:rsid w:val="001A4A26"/>
    <w:rsid w:val="001A507B"/>
    <w:rsid w:val="001A64D2"/>
    <w:rsid w:val="001A71DC"/>
    <w:rsid w:val="001A7218"/>
    <w:rsid w:val="001A7606"/>
    <w:rsid w:val="001A774F"/>
    <w:rsid w:val="001A796B"/>
    <w:rsid w:val="001A7D29"/>
    <w:rsid w:val="001B04AE"/>
    <w:rsid w:val="001B05AA"/>
    <w:rsid w:val="001B0CBC"/>
    <w:rsid w:val="001B176F"/>
    <w:rsid w:val="001B25BD"/>
    <w:rsid w:val="001B286B"/>
    <w:rsid w:val="001B3F33"/>
    <w:rsid w:val="001B4925"/>
    <w:rsid w:val="001B4C5F"/>
    <w:rsid w:val="001B5101"/>
    <w:rsid w:val="001B564E"/>
    <w:rsid w:val="001B5CEE"/>
    <w:rsid w:val="001B62F8"/>
    <w:rsid w:val="001B6407"/>
    <w:rsid w:val="001B6621"/>
    <w:rsid w:val="001B70D4"/>
    <w:rsid w:val="001B763B"/>
    <w:rsid w:val="001B79FE"/>
    <w:rsid w:val="001C0D06"/>
    <w:rsid w:val="001C10B3"/>
    <w:rsid w:val="001C1675"/>
    <w:rsid w:val="001C2F41"/>
    <w:rsid w:val="001C4096"/>
    <w:rsid w:val="001C44C7"/>
    <w:rsid w:val="001C4CB1"/>
    <w:rsid w:val="001C51E6"/>
    <w:rsid w:val="001C64B8"/>
    <w:rsid w:val="001C6846"/>
    <w:rsid w:val="001C6D5C"/>
    <w:rsid w:val="001C7362"/>
    <w:rsid w:val="001C73BB"/>
    <w:rsid w:val="001C7A2D"/>
    <w:rsid w:val="001C7F60"/>
    <w:rsid w:val="001D14ED"/>
    <w:rsid w:val="001D2A29"/>
    <w:rsid w:val="001D2CDD"/>
    <w:rsid w:val="001D2ED7"/>
    <w:rsid w:val="001D365E"/>
    <w:rsid w:val="001D41CA"/>
    <w:rsid w:val="001D45B8"/>
    <w:rsid w:val="001D46A0"/>
    <w:rsid w:val="001D4AE9"/>
    <w:rsid w:val="001D4F0F"/>
    <w:rsid w:val="001D514C"/>
    <w:rsid w:val="001D5F0B"/>
    <w:rsid w:val="001D6020"/>
    <w:rsid w:val="001D62E5"/>
    <w:rsid w:val="001D66A3"/>
    <w:rsid w:val="001D6943"/>
    <w:rsid w:val="001D712F"/>
    <w:rsid w:val="001E14AA"/>
    <w:rsid w:val="001E1556"/>
    <w:rsid w:val="001E17DD"/>
    <w:rsid w:val="001E1CDF"/>
    <w:rsid w:val="001E25C1"/>
    <w:rsid w:val="001E2734"/>
    <w:rsid w:val="001E2D83"/>
    <w:rsid w:val="001E2FC9"/>
    <w:rsid w:val="001E3603"/>
    <w:rsid w:val="001E390F"/>
    <w:rsid w:val="001E4849"/>
    <w:rsid w:val="001E4919"/>
    <w:rsid w:val="001E4A28"/>
    <w:rsid w:val="001E4DC0"/>
    <w:rsid w:val="001E564C"/>
    <w:rsid w:val="001E56A8"/>
    <w:rsid w:val="001E63C3"/>
    <w:rsid w:val="001E6854"/>
    <w:rsid w:val="001E68E4"/>
    <w:rsid w:val="001E6EB9"/>
    <w:rsid w:val="001E7C8A"/>
    <w:rsid w:val="001F000A"/>
    <w:rsid w:val="001F0C39"/>
    <w:rsid w:val="001F0CFF"/>
    <w:rsid w:val="001F1119"/>
    <w:rsid w:val="001F1BBA"/>
    <w:rsid w:val="001F1D44"/>
    <w:rsid w:val="001F2088"/>
    <w:rsid w:val="001F23A3"/>
    <w:rsid w:val="001F3203"/>
    <w:rsid w:val="001F3242"/>
    <w:rsid w:val="001F3485"/>
    <w:rsid w:val="001F3A48"/>
    <w:rsid w:val="001F3AC2"/>
    <w:rsid w:val="001F3F40"/>
    <w:rsid w:val="001F4668"/>
    <w:rsid w:val="001F4E6C"/>
    <w:rsid w:val="001F53A7"/>
    <w:rsid w:val="001F5608"/>
    <w:rsid w:val="001F565B"/>
    <w:rsid w:val="001F56AC"/>
    <w:rsid w:val="001F5BA0"/>
    <w:rsid w:val="001F65AC"/>
    <w:rsid w:val="001F6823"/>
    <w:rsid w:val="001F6D23"/>
    <w:rsid w:val="001F6E5F"/>
    <w:rsid w:val="001F704D"/>
    <w:rsid w:val="001F7677"/>
    <w:rsid w:val="001F7A23"/>
    <w:rsid w:val="001F7BA0"/>
    <w:rsid w:val="00200662"/>
    <w:rsid w:val="00200B5B"/>
    <w:rsid w:val="00200F51"/>
    <w:rsid w:val="0020136A"/>
    <w:rsid w:val="002028EE"/>
    <w:rsid w:val="00205192"/>
    <w:rsid w:val="0020584A"/>
    <w:rsid w:val="002059B8"/>
    <w:rsid w:val="00205E12"/>
    <w:rsid w:val="002071FE"/>
    <w:rsid w:val="0021007C"/>
    <w:rsid w:val="0021155B"/>
    <w:rsid w:val="002118E4"/>
    <w:rsid w:val="00211C83"/>
    <w:rsid w:val="00211E45"/>
    <w:rsid w:val="0021342D"/>
    <w:rsid w:val="00213951"/>
    <w:rsid w:val="00214A67"/>
    <w:rsid w:val="0021515A"/>
    <w:rsid w:val="002158B0"/>
    <w:rsid w:val="002159AC"/>
    <w:rsid w:val="00216323"/>
    <w:rsid w:val="00217229"/>
    <w:rsid w:val="00217480"/>
    <w:rsid w:val="0021748F"/>
    <w:rsid w:val="0021770C"/>
    <w:rsid w:val="00217754"/>
    <w:rsid w:val="002178EC"/>
    <w:rsid w:val="00217C60"/>
    <w:rsid w:val="00217C67"/>
    <w:rsid w:val="00217D65"/>
    <w:rsid w:val="00217EE1"/>
    <w:rsid w:val="00220830"/>
    <w:rsid w:val="002208E3"/>
    <w:rsid w:val="00222891"/>
    <w:rsid w:val="002229E3"/>
    <w:rsid w:val="00222C3A"/>
    <w:rsid w:val="00223814"/>
    <w:rsid w:val="00223819"/>
    <w:rsid w:val="00223FE1"/>
    <w:rsid w:val="00223FF6"/>
    <w:rsid w:val="002241AB"/>
    <w:rsid w:val="00224385"/>
    <w:rsid w:val="00224BAF"/>
    <w:rsid w:val="00224F60"/>
    <w:rsid w:val="00224F72"/>
    <w:rsid w:val="00225F8E"/>
    <w:rsid w:val="002264B5"/>
    <w:rsid w:val="002265D7"/>
    <w:rsid w:val="00226702"/>
    <w:rsid w:val="0022689A"/>
    <w:rsid w:val="002273A2"/>
    <w:rsid w:val="00227CF9"/>
    <w:rsid w:val="00227EA1"/>
    <w:rsid w:val="002309D5"/>
    <w:rsid w:val="00230C07"/>
    <w:rsid w:val="00231C0D"/>
    <w:rsid w:val="00232872"/>
    <w:rsid w:val="00233936"/>
    <w:rsid w:val="00234C65"/>
    <w:rsid w:val="002356EE"/>
    <w:rsid w:val="002359BE"/>
    <w:rsid w:val="00235CAA"/>
    <w:rsid w:val="00235EB0"/>
    <w:rsid w:val="00236075"/>
    <w:rsid w:val="0023666E"/>
    <w:rsid w:val="002373A8"/>
    <w:rsid w:val="00237651"/>
    <w:rsid w:val="002377D0"/>
    <w:rsid w:val="00237AFB"/>
    <w:rsid w:val="00237F58"/>
    <w:rsid w:val="00240003"/>
    <w:rsid w:val="002401E8"/>
    <w:rsid w:val="00240655"/>
    <w:rsid w:val="00240AB9"/>
    <w:rsid w:val="00241A88"/>
    <w:rsid w:val="00241ED8"/>
    <w:rsid w:val="002426A6"/>
    <w:rsid w:val="0024274D"/>
    <w:rsid w:val="00242DD5"/>
    <w:rsid w:val="0024366D"/>
    <w:rsid w:val="002441B2"/>
    <w:rsid w:val="002444FF"/>
    <w:rsid w:val="00244665"/>
    <w:rsid w:val="0024570A"/>
    <w:rsid w:val="00246246"/>
    <w:rsid w:val="00247046"/>
    <w:rsid w:val="00247432"/>
    <w:rsid w:val="00247698"/>
    <w:rsid w:val="00247F89"/>
    <w:rsid w:val="002506DC"/>
    <w:rsid w:val="00250CAE"/>
    <w:rsid w:val="00250F79"/>
    <w:rsid w:val="002514EB"/>
    <w:rsid w:val="00251EFF"/>
    <w:rsid w:val="0025213F"/>
    <w:rsid w:val="00252C6F"/>
    <w:rsid w:val="00252FCE"/>
    <w:rsid w:val="002532AD"/>
    <w:rsid w:val="00253383"/>
    <w:rsid w:val="00253C84"/>
    <w:rsid w:val="00255115"/>
    <w:rsid w:val="00255C94"/>
    <w:rsid w:val="00257094"/>
    <w:rsid w:val="002572DB"/>
    <w:rsid w:val="0025757B"/>
    <w:rsid w:val="00257B86"/>
    <w:rsid w:val="0026041B"/>
    <w:rsid w:val="00260CF9"/>
    <w:rsid w:val="00260EB8"/>
    <w:rsid w:val="00260F1E"/>
    <w:rsid w:val="00261F70"/>
    <w:rsid w:val="0026232D"/>
    <w:rsid w:val="002627D8"/>
    <w:rsid w:val="00263180"/>
    <w:rsid w:val="0026417C"/>
    <w:rsid w:val="0026459F"/>
    <w:rsid w:val="00264860"/>
    <w:rsid w:val="00264D68"/>
    <w:rsid w:val="00265325"/>
    <w:rsid w:val="002658B8"/>
    <w:rsid w:val="002663A0"/>
    <w:rsid w:val="00266A80"/>
    <w:rsid w:val="00267DED"/>
    <w:rsid w:val="00267E6A"/>
    <w:rsid w:val="00272301"/>
    <w:rsid w:val="00272A2C"/>
    <w:rsid w:val="00272EDB"/>
    <w:rsid w:val="00273442"/>
    <w:rsid w:val="00274137"/>
    <w:rsid w:val="0027487C"/>
    <w:rsid w:val="00274DEF"/>
    <w:rsid w:val="00274F5C"/>
    <w:rsid w:val="00275526"/>
    <w:rsid w:val="00275A5B"/>
    <w:rsid w:val="0027672E"/>
    <w:rsid w:val="00277455"/>
    <w:rsid w:val="002779A6"/>
    <w:rsid w:val="00280930"/>
    <w:rsid w:val="002815F4"/>
    <w:rsid w:val="00281926"/>
    <w:rsid w:val="00281A4C"/>
    <w:rsid w:val="00281B6D"/>
    <w:rsid w:val="00281C45"/>
    <w:rsid w:val="00281D20"/>
    <w:rsid w:val="00281E13"/>
    <w:rsid w:val="00282A58"/>
    <w:rsid w:val="00282A6B"/>
    <w:rsid w:val="00284191"/>
    <w:rsid w:val="00284406"/>
    <w:rsid w:val="00284928"/>
    <w:rsid w:val="00285CD2"/>
    <w:rsid w:val="00286802"/>
    <w:rsid w:val="00286E35"/>
    <w:rsid w:val="00286E53"/>
    <w:rsid w:val="00287B83"/>
    <w:rsid w:val="00290635"/>
    <w:rsid w:val="002909B3"/>
    <w:rsid w:val="00291341"/>
    <w:rsid w:val="002913DD"/>
    <w:rsid w:val="0029180E"/>
    <w:rsid w:val="00291A20"/>
    <w:rsid w:val="00293147"/>
    <w:rsid w:val="002935DE"/>
    <w:rsid w:val="00293677"/>
    <w:rsid w:val="00293BB6"/>
    <w:rsid w:val="00293DE6"/>
    <w:rsid w:val="00294137"/>
    <w:rsid w:val="00294211"/>
    <w:rsid w:val="00294FB6"/>
    <w:rsid w:val="00295241"/>
    <w:rsid w:val="002952B0"/>
    <w:rsid w:val="002953A8"/>
    <w:rsid w:val="00295417"/>
    <w:rsid w:val="00295B74"/>
    <w:rsid w:val="00295D14"/>
    <w:rsid w:val="00295F81"/>
    <w:rsid w:val="002965E2"/>
    <w:rsid w:val="00296CF3"/>
    <w:rsid w:val="00296EA0"/>
    <w:rsid w:val="0029713B"/>
    <w:rsid w:val="0029716A"/>
    <w:rsid w:val="00297992"/>
    <w:rsid w:val="002A03EF"/>
    <w:rsid w:val="002A0739"/>
    <w:rsid w:val="002A0E67"/>
    <w:rsid w:val="002A1AFB"/>
    <w:rsid w:val="002A1B3F"/>
    <w:rsid w:val="002A1D23"/>
    <w:rsid w:val="002A20B7"/>
    <w:rsid w:val="002A22B7"/>
    <w:rsid w:val="002A2349"/>
    <w:rsid w:val="002A268E"/>
    <w:rsid w:val="002A40EC"/>
    <w:rsid w:val="002A4270"/>
    <w:rsid w:val="002A43F6"/>
    <w:rsid w:val="002A4C8E"/>
    <w:rsid w:val="002A4FB6"/>
    <w:rsid w:val="002A53BE"/>
    <w:rsid w:val="002A5410"/>
    <w:rsid w:val="002A5B5F"/>
    <w:rsid w:val="002A5CE0"/>
    <w:rsid w:val="002A66EA"/>
    <w:rsid w:val="002A670A"/>
    <w:rsid w:val="002A67DB"/>
    <w:rsid w:val="002A6F9E"/>
    <w:rsid w:val="002A72BE"/>
    <w:rsid w:val="002A7537"/>
    <w:rsid w:val="002A76B4"/>
    <w:rsid w:val="002A77D5"/>
    <w:rsid w:val="002A7E96"/>
    <w:rsid w:val="002B06F7"/>
    <w:rsid w:val="002B0D73"/>
    <w:rsid w:val="002B0F2A"/>
    <w:rsid w:val="002B0F7C"/>
    <w:rsid w:val="002B139D"/>
    <w:rsid w:val="002B154A"/>
    <w:rsid w:val="002B1834"/>
    <w:rsid w:val="002B1A07"/>
    <w:rsid w:val="002B1A33"/>
    <w:rsid w:val="002B1CDF"/>
    <w:rsid w:val="002B1FA9"/>
    <w:rsid w:val="002B371C"/>
    <w:rsid w:val="002B3CD9"/>
    <w:rsid w:val="002B3DCD"/>
    <w:rsid w:val="002B3E98"/>
    <w:rsid w:val="002B4C9C"/>
    <w:rsid w:val="002B5FC2"/>
    <w:rsid w:val="002B60BF"/>
    <w:rsid w:val="002B632B"/>
    <w:rsid w:val="002B6BAE"/>
    <w:rsid w:val="002B7EA1"/>
    <w:rsid w:val="002B7EFC"/>
    <w:rsid w:val="002C162A"/>
    <w:rsid w:val="002C29FF"/>
    <w:rsid w:val="002C2C40"/>
    <w:rsid w:val="002C2FAE"/>
    <w:rsid w:val="002C30CD"/>
    <w:rsid w:val="002C35FB"/>
    <w:rsid w:val="002C36B2"/>
    <w:rsid w:val="002C3E74"/>
    <w:rsid w:val="002C424E"/>
    <w:rsid w:val="002C4EB2"/>
    <w:rsid w:val="002C505A"/>
    <w:rsid w:val="002C5753"/>
    <w:rsid w:val="002C630E"/>
    <w:rsid w:val="002C635F"/>
    <w:rsid w:val="002C76BB"/>
    <w:rsid w:val="002C7F89"/>
    <w:rsid w:val="002D01AC"/>
    <w:rsid w:val="002D0692"/>
    <w:rsid w:val="002D0D45"/>
    <w:rsid w:val="002D11D3"/>
    <w:rsid w:val="002D1326"/>
    <w:rsid w:val="002D173A"/>
    <w:rsid w:val="002D1E7B"/>
    <w:rsid w:val="002D2010"/>
    <w:rsid w:val="002D2554"/>
    <w:rsid w:val="002D2715"/>
    <w:rsid w:val="002D2E86"/>
    <w:rsid w:val="002D3489"/>
    <w:rsid w:val="002D3724"/>
    <w:rsid w:val="002D3DAD"/>
    <w:rsid w:val="002D456C"/>
    <w:rsid w:val="002D4614"/>
    <w:rsid w:val="002D49C3"/>
    <w:rsid w:val="002D4CD3"/>
    <w:rsid w:val="002D4F33"/>
    <w:rsid w:val="002D4F80"/>
    <w:rsid w:val="002D6273"/>
    <w:rsid w:val="002D6E2F"/>
    <w:rsid w:val="002D6E76"/>
    <w:rsid w:val="002D7025"/>
    <w:rsid w:val="002D7055"/>
    <w:rsid w:val="002D7545"/>
    <w:rsid w:val="002D7DA9"/>
    <w:rsid w:val="002D7EF0"/>
    <w:rsid w:val="002E0C57"/>
    <w:rsid w:val="002E167A"/>
    <w:rsid w:val="002E1686"/>
    <w:rsid w:val="002E1EBB"/>
    <w:rsid w:val="002E2761"/>
    <w:rsid w:val="002E27CD"/>
    <w:rsid w:val="002E2972"/>
    <w:rsid w:val="002E33F4"/>
    <w:rsid w:val="002E3724"/>
    <w:rsid w:val="002E3A86"/>
    <w:rsid w:val="002E49AA"/>
    <w:rsid w:val="002E4A64"/>
    <w:rsid w:val="002E4B2A"/>
    <w:rsid w:val="002E4DED"/>
    <w:rsid w:val="002E547A"/>
    <w:rsid w:val="002E550C"/>
    <w:rsid w:val="002E5641"/>
    <w:rsid w:val="002E5D91"/>
    <w:rsid w:val="002E6694"/>
    <w:rsid w:val="002E6AB4"/>
    <w:rsid w:val="002E6B57"/>
    <w:rsid w:val="002E7020"/>
    <w:rsid w:val="002E71ED"/>
    <w:rsid w:val="002E7777"/>
    <w:rsid w:val="002E7AF7"/>
    <w:rsid w:val="002F0589"/>
    <w:rsid w:val="002F0A1F"/>
    <w:rsid w:val="002F15C6"/>
    <w:rsid w:val="002F16EE"/>
    <w:rsid w:val="002F1803"/>
    <w:rsid w:val="002F2019"/>
    <w:rsid w:val="002F21CD"/>
    <w:rsid w:val="002F2440"/>
    <w:rsid w:val="002F2652"/>
    <w:rsid w:val="002F277A"/>
    <w:rsid w:val="002F28FC"/>
    <w:rsid w:val="002F3048"/>
    <w:rsid w:val="002F305D"/>
    <w:rsid w:val="002F3337"/>
    <w:rsid w:val="002F35BA"/>
    <w:rsid w:val="002F41D8"/>
    <w:rsid w:val="002F439B"/>
    <w:rsid w:val="002F4773"/>
    <w:rsid w:val="002F4AFB"/>
    <w:rsid w:val="002F4D1F"/>
    <w:rsid w:val="002F500A"/>
    <w:rsid w:val="002F52CF"/>
    <w:rsid w:val="002F55E8"/>
    <w:rsid w:val="002F59CD"/>
    <w:rsid w:val="002F6449"/>
    <w:rsid w:val="002F65ED"/>
    <w:rsid w:val="002F6FDC"/>
    <w:rsid w:val="002F7233"/>
    <w:rsid w:val="002F7CF3"/>
    <w:rsid w:val="002F7F1C"/>
    <w:rsid w:val="00300562"/>
    <w:rsid w:val="0030101C"/>
    <w:rsid w:val="0030128E"/>
    <w:rsid w:val="00301684"/>
    <w:rsid w:val="003017A9"/>
    <w:rsid w:val="00301861"/>
    <w:rsid w:val="003024C4"/>
    <w:rsid w:val="00302E81"/>
    <w:rsid w:val="00302F97"/>
    <w:rsid w:val="00303102"/>
    <w:rsid w:val="0030361A"/>
    <w:rsid w:val="00304095"/>
    <w:rsid w:val="003044FF"/>
    <w:rsid w:val="00304CE2"/>
    <w:rsid w:val="00304E2F"/>
    <w:rsid w:val="00305024"/>
    <w:rsid w:val="00305489"/>
    <w:rsid w:val="003056C9"/>
    <w:rsid w:val="0030589A"/>
    <w:rsid w:val="0030603B"/>
    <w:rsid w:val="00306215"/>
    <w:rsid w:val="003067A3"/>
    <w:rsid w:val="00307B8D"/>
    <w:rsid w:val="0031022A"/>
    <w:rsid w:val="00310371"/>
    <w:rsid w:val="00310380"/>
    <w:rsid w:val="003110E9"/>
    <w:rsid w:val="00311474"/>
    <w:rsid w:val="00311B6A"/>
    <w:rsid w:val="00312634"/>
    <w:rsid w:val="00312852"/>
    <w:rsid w:val="00312DC8"/>
    <w:rsid w:val="00312F29"/>
    <w:rsid w:val="003134DB"/>
    <w:rsid w:val="00313AB3"/>
    <w:rsid w:val="003150B9"/>
    <w:rsid w:val="0031572B"/>
    <w:rsid w:val="003157E8"/>
    <w:rsid w:val="00315A19"/>
    <w:rsid w:val="00315A9A"/>
    <w:rsid w:val="003160E8"/>
    <w:rsid w:val="00316803"/>
    <w:rsid w:val="0031696D"/>
    <w:rsid w:val="00316F93"/>
    <w:rsid w:val="00317372"/>
    <w:rsid w:val="003173A3"/>
    <w:rsid w:val="00317BD6"/>
    <w:rsid w:val="00317FA6"/>
    <w:rsid w:val="003206A2"/>
    <w:rsid w:val="00320D0D"/>
    <w:rsid w:val="00321C4D"/>
    <w:rsid w:val="00322E3B"/>
    <w:rsid w:val="00322E8E"/>
    <w:rsid w:val="003233EF"/>
    <w:rsid w:val="00323409"/>
    <w:rsid w:val="00323B7E"/>
    <w:rsid w:val="003246E7"/>
    <w:rsid w:val="00324DFA"/>
    <w:rsid w:val="00325424"/>
    <w:rsid w:val="0032564B"/>
    <w:rsid w:val="00326F64"/>
    <w:rsid w:val="00327291"/>
    <w:rsid w:val="00327F6B"/>
    <w:rsid w:val="003304A0"/>
    <w:rsid w:val="00330741"/>
    <w:rsid w:val="00331C1E"/>
    <w:rsid w:val="00331F67"/>
    <w:rsid w:val="0033295A"/>
    <w:rsid w:val="0033332D"/>
    <w:rsid w:val="00333658"/>
    <w:rsid w:val="00333C0E"/>
    <w:rsid w:val="00334356"/>
    <w:rsid w:val="00335094"/>
    <w:rsid w:val="00335EB1"/>
    <w:rsid w:val="00335FFA"/>
    <w:rsid w:val="003362D9"/>
    <w:rsid w:val="003366EE"/>
    <w:rsid w:val="00336B55"/>
    <w:rsid w:val="00336B7F"/>
    <w:rsid w:val="00336C1A"/>
    <w:rsid w:val="00336FF9"/>
    <w:rsid w:val="0033720E"/>
    <w:rsid w:val="0033724E"/>
    <w:rsid w:val="003372B0"/>
    <w:rsid w:val="00337AB6"/>
    <w:rsid w:val="00340F44"/>
    <w:rsid w:val="003413BC"/>
    <w:rsid w:val="0034219F"/>
    <w:rsid w:val="0034455E"/>
    <w:rsid w:val="003446A6"/>
    <w:rsid w:val="00344D0E"/>
    <w:rsid w:val="0034547B"/>
    <w:rsid w:val="003454E1"/>
    <w:rsid w:val="003457BA"/>
    <w:rsid w:val="0034580E"/>
    <w:rsid w:val="00345C3E"/>
    <w:rsid w:val="0034645F"/>
    <w:rsid w:val="00346BF7"/>
    <w:rsid w:val="00346D78"/>
    <w:rsid w:val="003472DA"/>
    <w:rsid w:val="00347502"/>
    <w:rsid w:val="00347B8C"/>
    <w:rsid w:val="00350362"/>
    <w:rsid w:val="00350607"/>
    <w:rsid w:val="00350698"/>
    <w:rsid w:val="00351F31"/>
    <w:rsid w:val="00352A7A"/>
    <w:rsid w:val="00353341"/>
    <w:rsid w:val="00353416"/>
    <w:rsid w:val="00353BBE"/>
    <w:rsid w:val="00353E8E"/>
    <w:rsid w:val="0035497C"/>
    <w:rsid w:val="00354C45"/>
    <w:rsid w:val="0035507D"/>
    <w:rsid w:val="00355149"/>
    <w:rsid w:val="003552B1"/>
    <w:rsid w:val="00355693"/>
    <w:rsid w:val="0035757B"/>
    <w:rsid w:val="003578BE"/>
    <w:rsid w:val="003578C2"/>
    <w:rsid w:val="003601E4"/>
    <w:rsid w:val="003602A1"/>
    <w:rsid w:val="00360CD5"/>
    <w:rsid w:val="00360E79"/>
    <w:rsid w:val="00361638"/>
    <w:rsid w:val="00361B4B"/>
    <w:rsid w:val="00361CC0"/>
    <w:rsid w:val="00361DED"/>
    <w:rsid w:val="003620A8"/>
    <w:rsid w:val="003626E8"/>
    <w:rsid w:val="00362846"/>
    <w:rsid w:val="00362876"/>
    <w:rsid w:val="0036313F"/>
    <w:rsid w:val="0036325E"/>
    <w:rsid w:val="00363274"/>
    <w:rsid w:val="003632D3"/>
    <w:rsid w:val="0036429F"/>
    <w:rsid w:val="00364729"/>
    <w:rsid w:val="00364E12"/>
    <w:rsid w:val="0036512C"/>
    <w:rsid w:val="0036559B"/>
    <w:rsid w:val="0036574B"/>
    <w:rsid w:val="00365FAF"/>
    <w:rsid w:val="00366389"/>
    <w:rsid w:val="003666AF"/>
    <w:rsid w:val="00366B61"/>
    <w:rsid w:val="0036777F"/>
    <w:rsid w:val="00370558"/>
    <w:rsid w:val="00370A83"/>
    <w:rsid w:val="00371DE7"/>
    <w:rsid w:val="003720B9"/>
    <w:rsid w:val="003723B1"/>
    <w:rsid w:val="00373560"/>
    <w:rsid w:val="00373A65"/>
    <w:rsid w:val="00373BB8"/>
    <w:rsid w:val="003746BD"/>
    <w:rsid w:val="00374C5D"/>
    <w:rsid w:val="00375051"/>
    <w:rsid w:val="003755FA"/>
    <w:rsid w:val="00375E0B"/>
    <w:rsid w:val="00375F75"/>
    <w:rsid w:val="003760D1"/>
    <w:rsid w:val="00376562"/>
    <w:rsid w:val="0037694E"/>
    <w:rsid w:val="0037712D"/>
    <w:rsid w:val="003771D6"/>
    <w:rsid w:val="003771E8"/>
    <w:rsid w:val="003774E4"/>
    <w:rsid w:val="003775BE"/>
    <w:rsid w:val="00380398"/>
    <w:rsid w:val="0038169C"/>
    <w:rsid w:val="003819C4"/>
    <w:rsid w:val="00381B7C"/>
    <w:rsid w:val="00381DC5"/>
    <w:rsid w:val="00381E67"/>
    <w:rsid w:val="0038207E"/>
    <w:rsid w:val="00382DE4"/>
    <w:rsid w:val="003838A8"/>
    <w:rsid w:val="00383A1B"/>
    <w:rsid w:val="00383D04"/>
    <w:rsid w:val="00383F99"/>
    <w:rsid w:val="0038405D"/>
    <w:rsid w:val="00384A9F"/>
    <w:rsid w:val="00384D3A"/>
    <w:rsid w:val="00385A8C"/>
    <w:rsid w:val="0038669E"/>
    <w:rsid w:val="003867DD"/>
    <w:rsid w:val="0038738F"/>
    <w:rsid w:val="003879A8"/>
    <w:rsid w:val="00387A9E"/>
    <w:rsid w:val="00387E5D"/>
    <w:rsid w:val="00387E70"/>
    <w:rsid w:val="003915D8"/>
    <w:rsid w:val="00391CBD"/>
    <w:rsid w:val="00391E63"/>
    <w:rsid w:val="00391E96"/>
    <w:rsid w:val="003920E1"/>
    <w:rsid w:val="003920EF"/>
    <w:rsid w:val="00392830"/>
    <w:rsid w:val="00393477"/>
    <w:rsid w:val="003934BA"/>
    <w:rsid w:val="00393E9A"/>
    <w:rsid w:val="00394A49"/>
    <w:rsid w:val="00394B9A"/>
    <w:rsid w:val="00394D82"/>
    <w:rsid w:val="0039537B"/>
    <w:rsid w:val="0039621B"/>
    <w:rsid w:val="00396807"/>
    <w:rsid w:val="00396DEF"/>
    <w:rsid w:val="00397590"/>
    <w:rsid w:val="003A012B"/>
    <w:rsid w:val="003A1379"/>
    <w:rsid w:val="003A14E7"/>
    <w:rsid w:val="003A1CB0"/>
    <w:rsid w:val="003A1EFF"/>
    <w:rsid w:val="003A2030"/>
    <w:rsid w:val="003A21A6"/>
    <w:rsid w:val="003A2FFE"/>
    <w:rsid w:val="003A42FC"/>
    <w:rsid w:val="003A4C65"/>
    <w:rsid w:val="003A503E"/>
    <w:rsid w:val="003A5102"/>
    <w:rsid w:val="003A511C"/>
    <w:rsid w:val="003A5B61"/>
    <w:rsid w:val="003A6597"/>
    <w:rsid w:val="003A6628"/>
    <w:rsid w:val="003A673D"/>
    <w:rsid w:val="003A67B3"/>
    <w:rsid w:val="003A68F8"/>
    <w:rsid w:val="003A7AA0"/>
    <w:rsid w:val="003B0702"/>
    <w:rsid w:val="003B08EF"/>
    <w:rsid w:val="003B112E"/>
    <w:rsid w:val="003B1694"/>
    <w:rsid w:val="003B1818"/>
    <w:rsid w:val="003B4182"/>
    <w:rsid w:val="003B427F"/>
    <w:rsid w:val="003B4344"/>
    <w:rsid w:val="003B48A1"/>
    <w:rsid w:val="003B5949"/>
    <w:rsid w:val="003B5D2F"/>
    <w:rsid w:val="003B65EB"/>
    <w:rsid w:val="003B6893"/>
    <w:rsid w:val="003B6E74"/>
    <w:rsid w:val="003B6FFB"/>
    <w:rsid w:val="003B7253"/>
    <w:rsid w:val="003B7923"/>
    <w:rsid w:val="003B795F"/>
    <w:rsid w:val="003C0035"/>
    <w:rsid w:val="003C02D0"/>
    <w:rsid w:val="003C05EF"/>
    <w:rsid w:val="003C0A0A"/>
    <w:rsid w:val="003C0E79"/>
    <w:rsid w:val="003C1780"/>
    <w:rsid w:val="003C1AE4"/>
    <w:rsid w:val="003C25FA"/>
    <w:rsid w:val="003C3328"/>
    <w:rsid w:val="003C419D"/>
    <w:rsid w:val="003C42C4"/>
    <w:rsid w:val="003C4741"/>
    <w:rsid w:val="003C4BAF"/>
    <w:rsid w:val="003C5223"/>
    <w:rsid w:val="003C56A5"/>
    <w:rsid w:val="003C56CF"/>
    <w:rsid w:val="003C6464"/>
    <w:rsid w:val="003C662B"/>
    <w:rsid w:val="003C69D5"/>
    <w:rsid w:val="003C6E30"/>
    <w:rsid w:val="003C73EF"/>
    <w:rsid w:val="003D0087"/>
    <w:rsid w:val="003D0201"/>
    <w:rsid w:val="003D056E"/>
    <w:rsid w:val="003D140F"/>
    <w:rsid w:val="003D166D"/>
    <w:rsid w:val="003D1E46"/>
    <w:rsid w:val="003D1E6D"/>
    <w:rsid w:val="003D1E7D"/>
    <w:rsid w:val="003D25F8"/>
    <w:rsid w:val="003D2C76"/>
    <w:rsid w:val="003D2EBE"/>
    <w:rsid w:val="003D2F00"/>
    <w:rsid w:val="003D3602"/>
    <w:rsid w:val="003D3C32"/>
    <w:rsid w:val="003D4F26"/>
    <w:rsid w:val="003D5319"/>
    <w:rsid w:val="003D5C8E"/>
    <w:rsid w:val="003D6031"/>
    <w:rsid w:val="003D7197"/>
    <w:rsid w:val="003D7414"/>
    <w:rsid w:val="003D7743"/>
    <w:rsid w:val="003D7CBB"/>
    <w:rsid w:val="003E0073"/>
    <w:rsid w:val="003E0C15"/>
    <w:rsid w:val="003E0C28"/>
    <w:rsid w:val="003E1280"/>
    <w:rsid w:val="003E1F62"/>
    <w:rsid w:val="003E2258"/>
    <w:rsid w:val="003E2663"/>
    <w:rsid w:val="003E2C5E"/>
    <w:rsid w:val="003E43A9"/>
    <w:rsid w:val="003E4642"/>
    <w:rsid w:val="003E4CD0"/>
    <w:rsid w:val="003E501E"/>
    <w:rsid w:val="003E5316"/>
    <w:rsid w:val="003E574A"/>
    <w:rsid w:val="003E59BC"/>
    <w:rsid w:val="003E64B7"/>
    <w:rsid w:val="003E689B"/>
    <w:rsid w:val="003E6ED8"/>
    <w:rsid w:val="003E7F29"/>
    <w:rsid w:val="003F08E4"/>
    <w:rsid w:val="003F0ADD"/>
    <w:rsid w:val="003F0B54"/>
    <w:rsid w:val="003F13CC"/>
    <w:rsid w:val="003F14D7"/>
    <w:rsid w:val="003F18C9"/>
    <w:rsid w:val="003F1A37"/>
    <w:rsid w:val="003F1AFB"/>
    <w:rsid w:val="003F1CEA"/>
    <w:rsid w:val="003F29DD"/>
    <w:rsid w:val="003F3291"/>
    <w:rsid w:val="003F42D8"/>
    <w:rsid w:val="003F49C2"/>
    <w:rsid w:val="003F4B7B"/>
    <w:rsid w:val="003F528E"/>
    <w:rsid w:val="003F57B3"/>
    <w:rsid w:val="003F5BB9"/>
    <w:rsid w:val="003F5E38"/>
    <w:rsid w:val="003F6270"/>
    <w:rsid w:val="003F6593"/>
    <w:rsid w:val="003F6A9D"/>
    <w:rsid w:val="003F6DB4"/>
    <w:rsid w:val="003F7130"/>
    <w:rsid w:val="003F7A1A"/>
    <w:rsid w:val="0040004B"/>
    <w:rsid w:val="004001BC"/>
    <w:rsid w:val="00400878"/>
    <w:rsid w:val="004012AA"/>
    <w:rsid w:val="00401A4C"/>
    <w:rsid w:val="00401E0A"/>
    <w:rsid w:val="00401ECD"/>
    <w:rsid w:val="004022C5"/>
    <w:rsid w:val="00402F24"/>
    <w:rsid w:val="00402FE0"/>
    <w:rsid w:val="004033BE"/>
    <w:rsid w:val="004036E8"/>
    <w:rsid w:val="00403775"/>
    <w:rsid w:val="0040472A"/>
    <w:rsid w:val="00404A7F"/>
    <w:rsid w:val="00404DB5"/>
    <w:rsid w:val="00405184"/>
    <w:rsid w:val="004066F4"/>
    <w:rsid w:val="00406A20"/>
    <w:rsid w:val="004076CD"/>
    <w:rsid w:val="00407B41"/>
    <w:rsid w:val="004102BF"/>
    <w:rsid w:val="004103BF"/>
    <w:rsid w:val="00410755"/>
    <w:rsid w:val="004107A1"/>
    <w:rsid w:val="00410A83"/>
    <w:rsid w:val="0041133C"/>
    <w:rsid w:val="00411B16"/>
    <w:rsid w:val="00411C96"/>
    <w:rsid w:val="0041239F"/>
    <w:rsid w:val="00412780"/>
    <w:rsid w:val="00412B9A"/>
    <w:rsid w:val="00412DC6"/>
    <w:rsid w:val="00413A40"/>
    <w:rsid w:val="00414782"/>
    <w:rsid w:val="00414EE2"/>
    <w:rsid w:val="004157CC"/>
    <w:rsid w:val="00416687"/>
    <w:rsid w:val="00416881"/>
    <w:rsid w:val="0041790B"/>
    <w:rsid w:val="00421229"/>
    <w:rsid w:val="00421E3E"/>
    <w:rsid w:val="0042246E"/>
    <w:rsid w:val="004225CC"/>
    <w:rsid w:val="004233BF"/>
    <w:rsid w:val="00423B8A"/>
    <w:rsid w:val="00423F2A"/>
    <w:rsid w:val="00423F7C"/>
    <w:rsid w:val="00424BEC"/>
    <w:rsid w:val="004253F5"/>
    <w:rsid w:val="0042581F"/>
    <w:rsid w:val="00425AF7"/>
    <w:rsid w:val="00426177"/>
    <w:rsid w:val="00426215"/>
    <w:rsid w:val="004268FD"/>
    <w:rsid w:val="004269B4"/>
    <w:rsid w:val="00426E3C"/>
    <w:rsid w:val="0042712C"/>
    <w:rsid w:val="004279E0"/>
    <w:rsid w:val="004303C0"/>
    <w:rsid w:val="00430FA1"/>
    <w:rsid w:val="00431098"/>
    <w:rsid w:val="004312C5"/>
    <w:rsid w:val="004312CE"/>
    <w:rsid w:val="0043141D"/>
    <w:rsid w:val="0043167F"/>
    <w:rsid w:val="00431C42"/>
    <w:rsid w:val="00432C80"/>
    <w:rsid w:val="00432D99"/>
    <w:rsid w:val="00435372"/>
    <w:rsid w:val="00435A5F"/>
    <w:rsid w:val="00435BAA"/>
    <w:rsid w:val="00435C06"/>
    <w:rsid w:val="0043655F"/>
    <w:rsid w:val="0043663E"/>
    <w:rsid w:val="00436667"/>
    <w:rsid w:val="004368CB"/>
    <w:rsid w:val="004376E7"/>
    <w:rsid w:val="004378D6"/>
    <w:rsid w:val="00437B75"/>
    <w:rsid w:val="00437C6D"/>
    <w:rsid w:val="004405D9"/>
    <w:rsid w:val="004406BD"/>
    <w:rsid w:val="00440A39"/>
    <w:rsid w:val="004419FB"/>
    <w:rsid w:val="00441B64"/>
    <w:rsid w:val="00441ED2"/>
    <w:rsid w:val="00442232"/>
    <w:rsid w:val="004424A1"/>
    <w:rsid w:val="00442E3E"/>
    <w:rsid w:val="004432F1"/>
    <w:rsid w:val="004433E9"/>
    <w:rsid w:val="00444D09"/>
    <w:rsid w:val="00444D48"/>
    <w:rsid w:val="00444EB8"/>
    <w:rsid w:val="00444EDD"/>
    <w:rsid w:val="00445A42"/>
    <w:rsid w:val="00445D65"/>
    <w:rsid w:val="00445E8D"/>
    <w:rsid w:val="00445F96"/>
    <w:rsid w:val="0044637E"/>
    <w:rsid w:val="00446663"/>
    <w:rsid w:val="004468B2"/>
    <w:rsid w:val="00447207"/>
    <w:rsid w:val="00447578"/>
    <w:rsid w:val="00447835"/>
    <w:rsid w:val="00447A51"/>
    <w:rsid w:val="0045041B"/>
    <w:rsid w:val="00450938"/>
    <w:rsid w:val="00451ABA"/>
    <w:rsid w:val="00451F9F"/>
    <w:rsid w:val="00452227"/>
    <w:rsid w:val="0045254E"/>
    <w:rsid w:val="00452647"/>
    <w:rsid w:val="004530F8"/>
    <w:rsid w:val="00453C48"/>
    <w:rsid w:val="00454079"/>
    <w:rsid w:val="004546C4"/>
    <w:rsid w:val="00454EA9"/>
    <w:rsid w:val="00455A4A"/>
    <w:rsid w:val="004562CF"/>
    <w:rsid w:val="0045698B"/>
    <w:rsid w:val="00456B79"/>
    <w:rsid w:val="0046014B"/>
    <w:rsid w:val="00460341"/>
    <w:rsid w:val="004604D7"/>
    <w:rsid w:val="004606DC"/>
    <w:rsid w:val="00460898"/>
    <w:rsid w:val="00460930"/>
    <w:rsid w:val="00460CCD"/>
    <w:rsid w:val="00461123"/>
    <w:rsid w:val="00461821"/>
    <w:rsid w:val="00461EEC"/>
    <w:rsid w:val="00461EFF"/>
    <w:rsid w:val="00462DED"/>
    <w:rsid w:val="00463FE1"/>
    <w:rsid w:val="004640FD"/>
    <w:rsid w:val="00464A08"/>
    <w:rsid w:val="00464B4A"/>
    <w:rsid w:val="004652FD"/>
    <w:rsid w:val="00465613"/>
    <w:rsid w:val="0046565C"/>
    <w:rsid w:val="00465982"/>
    <w:rsid w:val="00465CD4"/>
    <w:rsid w:val="00465D0C"/>
    <w:rsid w:val="00465ED6"/>
    <w:rsid w:val="0046609B"/>
    <w:rsid w:val="004663E3"/>
    <w:rsid w:val="004668CD"/>
    <w:rsid w:val="00466B82"/>
    <w:rsid w:val="00466CCF"/>
    <w:rsid w:val="00467497"/>
    <w:rsid w:val="004675D8"/>
    <w:rsid w:val="00470172"/>
    <w:rsid w:val="004708F5"/>
    <w:rsid w:val="004710FB"/>
    <w:rsid w:val="00471233"/>
    <w:rsid w:val="0047136D"/>
    <w:rsid w:val="00471594"/>
    <w:rsid w:val="00471847"/>
    <w:rsid w:val="00473B58"/>
    <w:rsid w:val="00475074"/>
    <w:rsid w:val="004752E3"/>
    <w:rsid w:val="004758AC"/>
    <w:rsid w:val="00475B43"/>
    <w:rsid w:val="00475DBA"/>
    <w:rsid w:val="00475DFD"/>
    <w:rsid w:val="00475F05"/>
    <w:rsid w:val="0047603C"/>
    <w:rsid w:val="00476359"/>
    <w:rsid w:val="004763CA"/>
    <w:rsid w:val="00476584"/>
    <w:rsid w:val="004767E0"/>
    <w:rsid w:val="0047682A"/>
    <w:rsid w:val="004768C7"/>
    <w:rsid w:val="00476EE4"/>
    <w:rsid w:val="00477594"/>
    <w:rsid w:val="00477D8A"/>
    <w:rsid w:val="0048186C"/>
    <w:rsid w:val="00482238"/>
    <w:rsid w:val="004823AB"/>
    <w:rsid w:val="00482C76"/>
    <w:rsid w:val="00484C68"/>
    <w:rsid w:val="00485074"/>
    <w:rsid w:val="00485F18"/>
    <w:rsid w:val="00486021"/>
    <w:rsid w:val="004874C5"/>
    <w:rsid w:val="00487F9A"/>
    <w:rsid w:val="0049085C"/>
    <w:rsid w:val="00490AB9"/>
    <w:rsid w:val="00491D53"/>
    <w:rsid w:val="00492766"/>
    <w:rsid w:val="00492FDA"/>
    <w:rsid w:val="004935BA"/>
    <w:rsid w:val="00493617"/>
    <w:rsid w:val="0049396B"/>
    <w:rsid w:val="00493FD6"/>
    <w:rsid w:val="004940A4"/>
    <w:rsid w:val="0049413E"/>
    <w:rsid w:val="0049422D"/>
    <w:rsid w:val="004942FD"/>
    <w:rsid w:val="0049481A"/>
    <w:rsid w:val="004950EC"/>
    <w:rsid w:val="0049528E"/>
    <w:rsid w:val="004953BA"/>
    <w:rsid w:val="00495B40"/>
    <w:rsid w:val="00497502"/>
    <w:rsid w:val="0049767B"/>
    <w:rsid w:val="0049783A"/>
    <w:rsid w:val="004978B4"/>
    <w:rsid w:val="00497D78"/>
    <w:rsid w:val="004A0A92"/>
    <w:rsid w:val="004A0F71"/>
    <w:rsid w:val="004A1E59"/>
    <w:rsid w:val="004A218F"/>
    <w:rsid w:val="004A352E"/>
    <w:rsid w:val="004A3B6E"/>
    <w:rsid w:val="004A5A48"/>
    <w:rsid w:val="004A62FB"/>
    <w:rsid w:val="004A716E"/>
    <w:rsid w:val="004A744C"/>
    <w:rsid w:val="004A75A3"/>
    <w:rsid w:val="004B012F"/>
    <w:rsid w:val="004B071D"/>
    <w:rsid w:val="004B0DFF"/>
    <w:rsid w:val="004B1566"/>
    <w:rsid w:val="004B1991"/>
    <w:rsid w:val="004B1DD6"/>
    <w:rsid w:val="004B1E77"/>
    <w:rsid w:val="004B2033"/>
    <w:rsid w:val="004B2094"/>
    <w:rsid w:val="004B3384"/>
    <w:rsid w:val="004B33FF"/>
    <w:rsid w:val="004B3ED7"/>
    <w:rsid w:val="004B433C"/>
    <w:rsid w:val="004B4A13"/>
    <w:rsid w:val="004B4DFF"/>
    <w:rsid w:val="004B54BA"/>
    <w:rsid w:val="004B619C"/>
    <w:rsid w:val="004B64AA"/>
    <w:rsid w:val="004B6B0A"/>
    <w:rsid w:val="004B7387"/>
    <w:rsid w:val="004B752F"/>
    <w:rsid w:val="004B7679"/>
    <w:rsid w:val="004B76AF"/>
    <w:rsid w:val="004C005C"/>
    <w:rsid w:val="004C1874"/>
    <w:rsid w:val="004C18DB"/>
    <w:rsid w:val="004C1984"/>
    <w:rsid w:val="004C1C84"/>
    <w:rsid w:val="004C1D7E"/>
    <w:rsid w:val="004C246D"/>
    <w:rsid w:val="004C2F63"/>
    <w:rsid w:val="004C354C"/>
    <w:rsid w:val="004C43CE"/>
    <w:rsid w:val="004C448F"/>
    <w:rsid w:val="004C44B2"/>
    <w:rsid w:val="004C46A6"/>
    <w:rsid w:val="004C4FBF"/>
    <w:rsid w:val="004C59DD"/>
    <w:rsid w:val="004C5CAB"/>
    <w:rsid w:val="004C5EA9"/>
    <w:rsid w:val="004C5EBA"/>
    <w:rsid w:val="004C641A"/>
    <w:rsid w:val="004C64C4"/>
    <w:rsid w:val="004C6BB3"/>
    <w:rsid w:val="004C6FCC"/>
    <w:rsid w:val="004C7086"/>
    <w:rsid w:val="004C71CC"/>
    <w:rsid w:val="004C7F93"/>
    <w:rsid w:val="004D0D6E"/>
    <w:rsid w:val="004D0E22"/>
    <w:rsid w:val="004D0EB3"/>
    <w:rsid w:val="004D1062"/>
    <w:rsid w:val="004D175B"/>
    <w:rsid w:val="004D1F28"/>
    <w:rsid w:val="004D210F"/>
    <w:rsid w:val="004D2337"/>
    <w:rsid w:val="004D285B"/>
    <w:rsid w:val="004D2884"/>
    <w:rsid w:val="004D319C"/>
    <w:rsid w:val="004D3412"/>
    <w:rsid w:val="004D3CCF"/>
    <w:rsid w:val="004D3E41"/>
    <w:rsid w:val="004D3F23"/>
    <w:rsid w:val="004D4024"/>
    <w:rsid w:val="004D4814"/>
    <w:rsid w:val="004D5756"/>
    <w:rsid w:val="004D5780"/>
    <w:rsid w:val="004D698A"/>
    <w:rsid w:val="004D69B4"/>
    <w:rsid w:val="004D6C26"/>
    <w:rsid w:val="004D6C64"/>
    <w:rsid w:val="004D6E19"/>
    <w:rsid w:val="004D777F"/>
    <w:rsid w:val="004D7B2F"/>
    <w:rsid w:val="004E00C4"/>
    <w:rsid w:val="004E03E8"/>
    <w:rsid w:val="004E206B"/>
    <w:rsid w:val="004E2C3E"/>
    <w:rsid w:val="004E2CC8"/>
    <w:rsid w:val="004E2F07"/>
    <w:rsid w:val="004E344F"/>
    <w:rsid w:val="004E513E"/>
    <w:rsid w:val="004E5572"/>
    <w:rsid w:val="004E6340"/>
    <w:rsid w:val="004E68A1"/>
    <w:rsid w:val="004E6F39"/>
    <w:rsid w:val="004E7996"/>
    <w:rsid w:val="004E7EE8"/>
    <w:rsid w:val="004F0826"/>
    <w:rsid w:val="004F0836"/>
    <w:rsid w:val="004F098C"/>
    <w:rsid w:val="004F0BA6"/>
    <w:rsid w:val="004F0E46"/>
    <w:rsid w:val="004F1352"/>
    <w:rsid w:val="004F1469"/>
    <w:rsid w:val="004F1991"/>
    <w:rsid w:val="004F19D1"/>
    <w:rsid w:val="004F1A49"/>
    <w:rsid w:val="004F1C19"/>
    <w:rsid w:val="004F20A8"/>
    <w:rsid w:val="004F2989"/>
    <w:rsid w:val="004F3397"/>
    <w:rsid w:val="004F35BB"/>
    <w:rsid w:val="004F35E4"/>
    <w:rsid w:val="004F3B94"/>
    <w:rsid w:val="004F4599"/>
    <w:rsid w:val="004F4607"/>
    <w:rsid w:val="004F4984"/>
    <w:rsid w:val="004F4CE9"/>
    <w:rsid w:val="004F4FD0"/>
    <w:rsid w:val="004F502F"/>
    <w:rsid w:val="004F5505"/>
    <w:rsid w:val="004F56DE"/>
    <w:rsid w:val="004F645E"/>
    <w:rsid w:val="004F724F"/>
    <w:rsid w:val="005002A5"/>
    <w:rsid w:val="00500470"/>
    <w:rsid w:val="0050062B"/>
    <w:rsid w:val="005007EA"/>
    <w:rsid w:val="005023A7"/>
    <w:rsid w:val="00502751"/>
    <w:rsid w:val="00502E89"/>
    <w:rsid w:val="005036ED"/>
    <w:rsid w:val="00503F87"/>
    <w:rsid w:val="00504872"/>
    <w:rsid w:val="005049DB"/>
    <w:rsid w:val="00504DF3"/>
    <w:rsid w:val="00504EE2"/>
    <w:rsid w:val="00504FEF"/>
    <w:rsid w:val="00505484"/>
    <w:rsid w:val="00506CD9"/>
    <w:rsid w:val="00506DD3"/>
    <w:rsid w:val="00507746"/>
    <w:rsid w:val="00510503"/>
    <w:rsid w:val="00511217"/>
    <w:rsid w:val="005118A0"/>
    <w:rsid w:val="00511D49"/>
    <w:rsid w:val="0051225D"/>
    <w:rsid w:val="005126E4"/>
    <w:rsid w:val="00512F5C"/>
    <w:rsid w:val="00512FF8"/>
    <w:rsid w:val="0051426D"/>
    <w:rsid w:val="005143A3"/>
    <w:rsid w:val="005148AE"/>
    <w:rsid w:val="00514C0C"/>
    <w:rsid w:val="0051525F"/>
    <w:rsid w:val="00515E95"/>
    <w:rsid w:val="005164FE"/>
    <w:rsid w:val="0051663A"/>
    <w:rsid w:val="00516A55"/>
    <w:rsid w:val="00516CDC"/>
    <w:rsid w:val="005171DA"/>
    <w:rsid w:val="0051782E"/>
    <w:rsid w:val="005179E0"/>
    <w:rsid w:val="005204C8"/>
    <w:rsid w:val="00520810"/>
    <w:rsid w:val="00520B31"/>
    <w:rsid w:val="00520FD3"/>
    <w:rsid w:val="00522084"/>
    <w:rsid w:val="00522A1F"/>
    <w:rsid w:val="00522DD7"/>
    <w:rsid w:val="005236A6"/>
    <w:rsid w:val="00523A90"/>
    <w:rsid w:val="00523B79"/>
    <w:rsid w:val="00523D1C"/>
    <w:rsid w:val="0052459D"/>
    <w:rsid w:val="005253F8"/>
    <w:rsid w:val="005256A2"/>
    <w:rsid w:val="00525A5C"/>
    <w:rsid w:val="00525AD0"/>
    <w:rsid w:val="00527561"/>
    <w:rsid w:val="00527C84"/>
    <w:rsid w:val="0053003D"/>
    <w:rsid w:val="005306B4"/>
    <w:rsid w:val="005307A4"/>
    <w:rsid w:val="00531345"/>
    <w:rsid w:val="005319EC"/>
    <w:rsid w:val="00532ABF"/>
    <w:rsid w:val="00532BA7"/>
    <w:rsid w:val="00532C28"/>
    <w:rsid w:val="00532D1B"/>
    <w:rsid w:val="00533540"/>
    <w:rsid w:val="005338C8"/>
    <w:rsid w:val="00533A08"/>
    <w:rsid w:val="0053404A"/>
    <w:rsid w:val="00534777"/>
    <w:rsid w:val="00534B7F"/>
    <w:rsid w:val="005355B3"/>
    <w:rsid w:val="005358B0"/>
    <w:rsid w:val="00536179"/>
    <w:rsid w:val="00536AE4"/>
    <w:rsid w:val="00537999"/>
    <w:rsid w:val="00540771"/>
    <w:rsid w:val="005415A1"/>
    <w:rsid w:val="005418E6"/>
    <w:rsid w:val="00541F12"/>
    <w:rsid w:val="005428EA"/>
    <w:rsid w:val="00542C24"/>
    <w:rsid w:val="00542E8F"/>
    <w:rsid w:val="005436D9"/>
    <w:rsid w:val="00543729"/>
    <w:rsid w:val="005439DA"/>
    <w:rsid w:val="00543A47"/>
    <w:rsid w:val="00543BC8"/>
    <w:rsid w:val="00544444"/>
    <w:rsid w:val="00544A68"/>
    <w:rsid w:val="00544B81"/>
    <w:rsid w:val="0054569F"/>
    <w:rsid w:val="00545BAE"/>
    <w:rsid w:val="0054607D"/>
    <w:rsid w:val="005462C6"/>
    <w:rsid w:val="00546F07"/>
    <w:rsid w:val="005472E1"/>
    <w:rsid w:val="005477D4"/>
    <w:rsid w:val="00547857"/>
    <w:rsid w:val="005478A5"/>
    <w:rsid w:val="005506BE"/>
    <w:rsid w:val="005509E9"/>
    <w:rsid w:val="005509F6"/>
    <w:rsid w:val="00550C0B"/>
    <w:rsid w:val="00552316"/>
    <w:rsid w:val="005524C8"/>
    <w:rsid w:val="00552855"/>
    <w:rsid w:val="00553113"/>
    <w:rsid w:val="005534C0"/>
    <w:rsid w:val="00553660"/>
    <w:rsid w:val="005541F3"/>
    <w:rsid w:val="0055597F"/>
    <w:rsid w:val="00555A0F"/>
    <w:rsid w:val="00555F5B"/>
    <w:rsid w:val="0055630B"/>
    <w:rsid w:val="00556696"/>
    <w:rsid w:val="005566D9"/>
    <w:rsid w:val="00556B2D"/>
    <w:rsid w:val="005574B0"/>
    <w:rsid w:val="0055753B"/>
    <w:rsid w:val="005576EB"/>
    <w:rsid w:val="005578D6"/>
    <w:rsid w:val="0055799B"/>
    <w:rsid w:val="00557C6A"/>
    <w:rsid w:val="0056069B"/>
    <w:rsid w:val="00560730"/>
    <w:rsid w:val="00561185"/>
    <w:rsid w:val="005617E8"/>
    <w:rsid w:val="00562948"/>
    <w:rsid w:val="005630B1"/>
    <w:rsid w:val="00563243"/>
    <w:rsid w:val="00563D98"/>
    <w:rsid w:val="00563F73"/>
    <w:rsid w:val="0056432E"/>
    <w:rsid w:val="005645B4"/>
    <w:rsid w:val="0056467B"/>
    <w:rsid w:val="00564748"/>
    <w:rsid w:val="0056515F"/>
    <w:rsid w:val="00565519"/>
    <w:rsid w:val="00565DC5"/>
    <w:rsid w:val="0056632E"/>
    <w:rsid w:val="00566AC2"/>
    <w:rsid w:val="00566CAF"/>
    <w:rsid w:val="00566EB7"/>
    <w:rsid w:val="005674EE"/>
    <w:rsid w:val="00567A1A"/>
    <w:rsid w:val="00570213"/>
    <w:rsid w:val="00571516"/>
    <w:rsid w:val="00571E72"/>
    <w:rsid w:val="0057243C"/>
    <w:rsid w:val="00573B6A"/>
    <w:rsid w:val="0057442B"/>
    <w:rsid w:val="005744C8"/>
    <w:rsid w:val="00574AC0"/>
    <w:rsid w:val="00574E81"/>
    <w:rsid w:val="005750A2"/>
    <w:rsid w:val="00575710"/>
    <w:rsid w:val="0057582A"/>
    <w:rsid w:val="00575977"/>
    <w:rsid w:val="00575DC8"/>
    <w:rsid w:val="00575EF6"/>
    <w:rsid w:val="00576288"/>
    <w:rsid w:val="005802F2"/>
    <w:rsid w:val="005803F9"/>
    <w:rsid w:val="0058196D"/>
    <w:rsid w:val="00581ADD"/>
    <w:rsid w:val="0058393E"/>
    <w:rsid w:val="00583C14"/>
    <w:rsid w:val="005840FC"/>
    <w:rsid w:val="0058486D"/>
    <w:rsid w:val="0058511E"/>
    <w:rsid w:val="00585187"/>
    <w:rsid w:val="005851D4"/>
    <w:rsid w:val="00585702"/>
    <w:rsid w:val="00591ABD"/>
    <w:rsid w:val="005921AA"/>
    <w:rsid w:val="005933EF"/>
    <w:rsid w:val="00593A10"/>
    <w:rsid w:val="00593B84"/>
    <w:rsid w:val="0059447C"/>
    <w:rsid w:val="00594880"/>
    <w:rsid w:val="00594D00"/>
    <w:rsid w:val="00594E7D"/>
    <w:rsid w:val="005955BB"/>
    <w:rsid w:val="00596157"/>
    <w:rsid w:val="005964B2"/>
    <w:rsid w:val="0059689B"/>
    <w:rsid w:val="00596C26"/>
    <w:rsid w:val="00597740"/>
    <w:rsid w:val="00597959"/>
    <w:rsid w:val="00597E1D"/>
    <w:rsid w:val="00597FAF"/>
    <w:rsid w:val="005A0259"/>
    <w:rsid w:val="005A072F"/>
    <w:rsid w:val="005A0B92"/>
    <w:rsid w:val="005A1740"/>
    <w:rsid w:val="005A22E2"/>
    <w:rsid w:val="005A2934"/>
    <w:rsid w:val="005A2975"/>
    <w:rsid w:val="005A2B9F"/>
    <w:rsid w:val="005A2C7F"/>
    <w:rsid w:val="005A342A"/>
    <w:rsid w:val="005A36BA"/>
    <w:rsid w:val="005A39D4"/>
    <w:rsid w:val="005A3A2C"/>
    <w:rsid w:val="005A3AF7"/>
    <w:rsid w:val="005A3F5C"/>
    <w:rsid w:val="005A3F9A"/>
    <w:rsid w:val="005A6AE7"/>
    <w:rsid w:val="005A6EA7"/>
    <w:rsid w:val="005A6FDA"/>
    <w:rsid w:val="005A771F"/>
    <w:rsid w:val="005B0D8B"/>
    <w:rsid w:val="005B0DDB"/>
    <w:rsid w:val="005B0EC1"/>
    <w:rsid w:val="005B1A20"/>
    <w:rsid w:val="005B1D0E"/>
    <w:rsid w:val="005B2206"/>
    <w:rsid w:val="005B2635"/>
    <w:rsid w:val="005B284E"/>
    <w:rsid w:val="005B3378"/>
    <w:rsid w:val="005B381C"/>
    <w:rsid w:val="005B3EC1"/>
    <w:rsid w:val="005B434A"/>
    <w:rsid w:val="005B45C2"/>
    <w:rsid w:val="005B46A0"/>
    <w:rsid w:val="005B46DB"/>
    <w:rsid w:val="005B4CB8"/>
    <w:rsid w:val="005B6256"/>
    <w:rsid w:val="005B638F"/>
    <w:rsid w:val="005B647F"/>
    <w:rsid w:val="005B7DC4"/>
    <w:rsid w:val="005C074D"/>
    <w:rsid w:val="005C0B4E"/>
    <w:rsid w:val="005C0BA4"/>
    <w:rsid w:val="005C0CB6"/>
    <w:rsid w:val="005C0D67"/>
    <w:rsid w:val="005C1589"/>
    <w:rsid w:val="005C1697"/>
    <w:rsid w:val="005C1C06"/>
    <w:rsid w:val="005C1D27"/>
    <w:rsid w:val="005C1D3D"/>
    <w:rsid w:val="005C1E7C"/>
    <w:rsid w:val="005C25E9"/>
    <w:rsid w:val="005C355F"/>
    <w:rsid w:val="005C39BE"/>
    <w:rsid w:val="005C4697"/>
    <w:rsid w:val="005C4817"/>
    <w:rsid w:val="005C563D"/>
    <w:rsid w:val="005C61A4"/>
    <w:rsid w:val="005C6D5A"/>
    <w:rsid w:val="005C6E40"/>
    <w:rsid w:val="005C7385"/>
    <w:rsid w:val="005C7414"/>
    <w:rsid w:val="005C7648"/>
    <w:rsid w:val="005C7C40"/>
    <w:rsid w:val="005C7F1B"/>
    <w:rsid w:val="005D0099"/>
    <w:rsid w:val="005D03A8"/>
    <w:rsid w:val="005D0508"/>
    <w:rsid w:val="005D084B"/>
    <w:rsid w:val="005D0902"/>
    <w:rsid w:val="005D0D88"/>
    <w:rsid w:val="005D114E"/>
    <w:rsid w:val="005D1151"/>
    <w:rsid w:val="005D12CB"/>
    <w:rsid w:val="005D1455"/>
    <w:rsid w:val="005D1AAB"/>
    <w:rsid w:val="005D27AE"/>
    <w:rsid w:val="005D2823"/>
    <w:rsid w:val="005D2E91"/>
    <w:rsid w:val="005D2FE9"/>
    <w:rsid w:val="005D3746"/>
    <w:rsid w:val="005D3D8F"/>
    <w:rsid w:val="005D42C1"/>
    <w:rsid w:val="005D49EB"/>
    <w:rsid w:val="005D4D7D"/>
    <w:rsid w:val="005D4EB9"/>
    <w:rsid w:val="005D532F"/>
    <w:rsid w:val="005D598D"/>
    <w:rsid w:val="005D5ACE"/>
    <w:rsid w:val="005D5B84"/>
    <w:rsid w:val="005D62B7"/>
    <w:rsid w:val="005D65D0"/>
    <w:rsid w:val="005D68C2"/>
    <w:rsid w:val="005D6D9E"/>
    <w:rsid w:val="005D7934"/>
    <w:rsid w:val="005D7A0C"/>
    <w:rsid w:val="005E0052"/>
    <w:rsid w:val="005E0680"/>
    <w:rsid w:val="005E071A"/>
    <w:rsid w:val="005E198C"/>
    <w:rsid w:val="005E1AF0"/>
    <w:rsid w:val="005E1BCA"/>
    <w:rsid w:val="005E1D0D"/>
    <w:rsid w:val="005E2417"/>
    <w:rsid w:val="005E30FE"/>
    <w:rsid w:val="005E34B7"/>
    <w:rsid w:val="005E38EB"/>
    <w:rsid w:val="005E3B57"/>
    <w:rsid w:val="005E3BD1"/>
    <w:rsid w:val="005E487B"/>
    <w:rsid w:val="005E52E3"/>
    <w:rsid w:val="005E5D58"/>
    <w:rsid w:val="005E6229"/>
    <w:rsid w:val="005E6740"/>
    <w:rsid w:val="005E6D23"/>
    <w:rsid w:val="005E6D3F"/>
    <w:rsid w:val="005E6DE8"/>
    <w:rsid w:val="005E7567"/>
    <w:rsid w:val="005F04D3"/>
    <w:rsid w:val="005F06B6"/>
    <w:rsid w:val="005F0A60"/>
    <w:rsid w:val="005F1263"/>
    <w:rsid w:val="005F1572"/>
    <w:rsid w:val="005F1737"/>
    <w:rsid w:val="005F18D7"/>
    <w:rsid w:val="005F19D3"/>
    <w:rsid w:val="005F1C0D"/>
    <w:rsid w:val="005F211C"/>
    <w:rsid w:val="005F2242"/>
    <w:rsid w:val="005F2446"/>
    <w:rsid w:val="005F2BB3"/>
    <w:rsid w:val="005F340D"/>
    <w:rsid w:val="005F38B3"/>
    <w:rsid w:val="005F3A70"/>
    <w:rsid w:val="005F41F3"/>
    <w:rsid w:val="005F59B9"/>
    <w:rsid w:val="005F5D49"/>
    <w:rsid w:val="005F5E1D"/>
    <w:rsid w:val="005F5F26"/>
    <w:rsid w:val="005F6289"/>
    <w:rsid w:val="005F64A3"/>
    <w:rsid w:val="005F6512"/>
    <w:rsid w:val="005F6B67"/>
    <w:rsid w:val="005F775F"/>
    <w:rsid w:val="00600A5F"/>
    <w:rsid w:val="00600EC8"/>
    <w:rsid w:val="00600EDC"/>
    <w:rsid w:val="006012D6"/>
    <w:rsid w:val="00601377"/>
    <w:rsid w:val="00601574"/>
    <w:rsid w:val="00601CCD"/>
    <w:rsid w:val="00601DD6"/>
    <w:rsid w:val="00602E86"/>
    <w:rsid w:val="00603168"/>
    <w:rsid w:val="006050A1"/>
    <w:rsid w:val="00605C13"/>
    <w:rsid w:val="00606195"/>
    <w:rsid w:val="0060683A"/>
    <w:rsid w:val="0060715A"/>
    <w:rsid w:val="0060736B"/>
    <w:rsid w:val="00607940"/>
    <w:rsid w:val="00607EC2"/>
    <w:rsid w:val="00610278"/>
    <w:rsid w:val="00610421"/>
    <w:rsid w:val="00610C91"/>
    <w:rsid w:val="00610E7A"/>
    <w:rsid w:val="0061106C"/>
    <w:rsid w:val="006112FC"/>
    <w:rsid w:val="00612278"/>
    <w:rsid w:val="00612C90"/>
    <w:rsid w:val="00613235"/>
    <w:rsid w:val="00613487"/>
    <w:rsid w:val="0061590D"/>
    <w:rsid w:val="0061628C"/>
    <w:rsid w:val="00616C03"/>
    <w:rsid w:val="00616F7A"/>
    <w:rsid w:val="006175F7"/>
    <w:rsid w:val="00617C9E"/>
    <w:rsid w:val="0062049A"/>
    <w:rsid w:val="0062080B"/>
    <w:rsid w:val="006215C9"/>
    <w:rsid w:val="00621F76"/>
    <w:rsid w:val="00622483"/>
    <w:rsid w:val="0062291B"/>
    <w:rsid w:val="00624BAF"/>
    <w:rsid w:val="0062505E"/>
    <w:rsid w:val="006251FE"/>
    <w:rsid w:val="00626378"/>
    <w:rsid w:val="00626CEA"/>
    <w:rsid w:val="00626E95"/>
    <w:rsid w:val="00626EFC"/>
    <w:rsid w:val="00627C4F"/>
    <w:rsid w:val="0063029F"/>
    <w:rsid w:val="006305D9"/>
    <w:rsid w:val="00630623"/>
    <w:rsid w:val="00630E66"/>
    <w:rsid w:val="00631354"/>
    <w:rsid w:val="00631CA9"/>
    <w:rsid w:val="00631DE1"/>
    <w:rsid w:val="00631FE0"/>
    <w:rsid w:val="006325A8"/>
    <w:rsid w:val="0063264E"/>
    <w:rsid w:val="00632A2B"/>
    <w:rsid w:val="0063356A"/>
    <w:rsid w:val="0063456B"/>
    <w:rsid w:val="0063531A"/>
    <w:rsid w:val="00636917"/>
    <w:rsid w:val="00636EE7"/>
    <w:rsid w:val="006371BD"/>
    <w:rsid w:val="00637BA2"/>
    <w:rsid w:val="006402FC"/>
    <w:rsid w:val="00640B86"/>
    <w:rsid w:val="0064164C"/>
    <w:rsid w:val="00641953"/>
    <w:rsid w:val="00641C46"/>
    <w:rsid w:val="00641D08"/>
    <w:rsid w:val="00641D4C"/>
    <w:rsid w:val="00642269"/>
    <w:rsid w:val="006422C6"/>
    <w:rsid w:val="006423C1"/>
    <w:rsid w:val="006425F2"/>
    <w:rsid w:val="00642874"/>
    <w:rsid w:val="006436F9"/>
    <w:rsid w:val="00643A94"/>
    <w:rsid w:val="00643F7F"/>
    <w:rsid w:val="00643FD8"/>
    <w:rsid w:val="00644FD0"/>
    <w:rsid w:val="00645124"/>
    <w:rsid w:val="00645284"/>
    <w:rsid w:val="006453BA"/>
    <w:rsid w:val="006457F1"/>
    <w:rsid w:val="00645F4C"/>
    <w:rsid w:val="006463BD"/>
    <w:rsid w:val="00646A1A"/>
    <w:rsid w:val="00646EBB"/>
    <w:rsid w:val="00647042"/>
    <w:rsid w:val="00647270"/>
    <w:rsid w:val="006504B1"/>
    <w:rsid w:val="006506D2"/>
    <w:rsid w:val="00650884"/>
    <w:rsid w:val="0065098D"/>
    <w:rsid w:val="00650F09"/>
    <w:rsid w:val="0065112B"/>
    <w:rsid w:val="00651165"/>
    <w:rsid w:val="00651374"/>
    <w:rsid w:val="0065218B"/>
    <w:rsid w:val="0065293D"/>
    <w:rsid w:val="00652D93"/>
    <w:rsid w:val="006533A2"/>
    <w:rsid w:val="006542BF"/>
    <w:rsid w:val="00654585"/>
    <w:rsid w:val="00654BB7"/>
    <w:rsid w:val="006558A8"/>
    <w:rsid w:val="0065632D"/>
    <w:rsid w:val="00657428"/>
    <w:rsid w:val="00657460"/>
    <w:rsid w:val="00657AA6"/>
    <w:rsid w:val="00660114"/>
    <w:rsid w:val="00660299"/>
    <w:rsid w:val="00660490"/>
    <w:rsid w:val="00660969"/>
    <w:rsid w:val="006615A4"/>
    <w:rsid w:val="00661B23"/>
    <w:rsid w:val="00662189"/>
    <w:rsid w:val="00662224"/>
    <w:rsid w:val="00662791"/>
    <w:rsid w:val="006629F6"/>
    <w:rsid w:val="00662DF4"/>
    <w:rsid w:val="0066344B"/>
    <w:rsid w:val="00664009"/>
    <w:rsid w:val="00664160"/>
    <w:rsid w:val="0066438B"/>
    <w:rsid w:val="00664475"/>
    <w:rsid w:val="00664E47"/>
    <w:rsid w:val="00665186"/>
    <w:rsid w:val="006658C8"/>
    <w:rsid w:val="00665C3C"/>
    <w:rsid w:val="0066640C"/>
    <w:rsid w:val="0066685D"/>
    <w:rsid w:val="006670A5"/>
    <w:rsid w:val="006670D0"/>
    <w:rsid w:val="006671AA"/>
    <w:rsid w:val="00667A7F"/>
    <w:rsid w:val="00667D10"/>
    <w:rsid w:val="00667F6F"/>
    <w:rsid w:val="00670414"/>
    <w:rsid w:val="00670A48"/>
    <w:rsid w:val="00671192"/>
    <w:rsid w:val="00671ECF"/>
    <w:rsid w:val="00672CE5"/>
    <w:rsid w:val="00672D89"/>
    <w:rsid w:val="00672FA6"/>
    <w:rsid w:val="0067316C"/>
    <w:rsid w:val="0067323A"/>
    <w:rsid w:val="006743B1"/>
    <w:rsid w:val="006746CD"/>
    <w:rsid w:val="006747D0"/>
    <w:rsid w:val="0067508A"/>
    <w:rsid w:val="006755EA"/>
    <w:rsid w:val="00675AFB"/>
    <w:rsid w:val="00675C80"/>
    <w:rsid w:val="0067680F"/>
    <w:rsid w:val="00676E76"/>
    <w:rsid w:val="00676E7C"/>
    <w:rsid w:val="00677037"/>
    <w:rsid w:val="006806DD"/>
    <w:rsid w:val="006809C6"/>
    <w:rsid w:val="00680F18"/>
    <w:rsid w:val="0068114B"/>
    <w:rsid w:val="0068176A"/>
    <w:rsid w:val="00682C34"/>
    <w:rsid w:val="00682F66"/>
    <w:rsid w:val="0068320F"/>
    <w:rsid w:val="006836B8"/>
    <w:rsid w:val="00683F62"/>
    <w:rsid w:val="00684B1B"/>
    <w:rsid w:val="00684F3B"/>
    <w:rsid w:val="006856A1"/>
    <w:rsid w:val="00685739"/>
    <w:rsid w:val="006860FE"/>
    <w:rsid w:val="00686198"/>
    <w:rsid w:val="006861D7"/>
    <w:rsid w:val="006864A9"/>
    <w:rsid w:val="00687B61"/>
    <w:rsid w:val="00687E1D"/>
    <w:rsid w:val="00690463"/>
    <w:rsid w:val="006909D9"/>
    <w:rsid w:val="00691322"/>
    <w:rsid w:val="00691A03"/>
    <w:rsid w:val="00691A80"/>
    <w:rsid w:val="00691F57"/>
    <w:rsid w:val="006927CD"/>
    <w:rsid w:val="00692888"/>
    <w:rsid w:val="00692D72"/>
    <w:rsid w:val="00693B7B"/>
    <w:rsid w:val="00693F07"/>
    <w:rsid w:val="006944B7"/>
    <w:rsid w:val="00694944"/>
    <w:rsid w:val="00694FC2"/>
    <w:rsid w:val="006955E6"/>
    <w:rsid w:val="00695890"/>
    <w:rsid w:val="006961D5"/>
    <w:rsid w:val="006963D7"/>
    <w:rsid w:val="00696958"/>
    <w:rsid w:val="00697479"/>
    <w:rsid w:val="00697D00"/>
    <w:rsid w:val="006A0472"/>
    <w:rsid w:val="006A0E8B"/>
    <w:rsid w:val="006A10BD"/>
    <w:rsid w:val="006A1241"/>
    <w:rsid w:val="006A1316"/>
    <w:rsid w:val="006A2829"/>
    <w:rsid w:val="006A2886"/>
    <w:rsid w:val="006A29C5"/>
    <w:rsid w:val="006A2A37"/>
    <w:rsid w:val="006A30C3"/>
    <w:rsid w:val="006A343A"/>
    <w:rsid w:val="006A343C"/>
    <w:rsid w:val="006A384F"/>
    <w:rsid w:val="006A5255"/>
    <w:rsid w:val="006A5DD3"/>
    <w:rsid w:val="006A64DE"/>
    <w:rsid w:val="006A6695"/>
    <w:rsid w:val="006A708B"/>
    <w:rsid w:val="006A7242"/>
    <w:rsid w:val="006B068F"/>
    <w:rsid w:val="006B102C"/>
    <w:rsid w:val="006B15C8"/>
    <w:rsid w:val="006B1923"/>
    <w:rsid w:val="006B1B6A"/>
    <w:rsid w:val="006B39AE"/>
    <w:rsid w:val="006B4DF3"/>
    <w:rsid w:val="006B4F46"/>
    <w:rsid w:val="006B5566"/>
    <w:rsid w:val="006B5695"/>
    <w:rsid w:val="006B58B4"/>
    <w:rsid w:val="006B5FC9"/>
    <w:rsid w:val="006B6476"/>
    <w:rsid w:val="006B655F"/>
    <w:rsid w:val="006B6644"/>
    <w:rsid w:val="006B7C3B"/>
    <w:rsid w:val="006C0031"/>
    <w:rsid w:val="006C00E0"/>
    <w:rsid w:val="006C083D"/>
    <w:rsid w:val="006C091D"/>
    <w:rsid w:val="006C0AF3"/>
    <w:rsid w:val="006C1DB5"/>
    <w:rsid w:val="006C2E54"/>
    <w:rsid w:val="006C30A2"/>
    <w:rsid w:val="006C35D4"/>
    <w:rsid w:val="006C3FB5"/>
    <w:rsid w:val="006C4663"/>
    <w:rsid w:val="006C46FB"/>
    <w:rsid w:val="006C4716"/>
    <w:rsid w:val="006C4A13"/>
    <w:rsid w:val="006C4BFA"/>
    <w:rsid w:val="006C5239"/>
    <w:rsid w:val="006C5555"/>
    <w:rsid w:val="006C66EA"/>
    <w:rsid w:val="006C6863"/>
    <w:rsid w:val="006C68AB"/>
    <w:rsid w:val="006C6AD8"/>
    <w:rsid w:val="006C7130"/>
    <w:rsid w:val="006C7DEA"/>
    <w:rsid w:val="006D02BA"/>
    <w:rsid w:val="006D05BB"/>
    <w:rsid w:val="006D0D0D"/>
    <w:rsid w:val="006D11E7"/>
    <w:rsid w:val="006D1753"/>
    <w:rsid w:val="006D186C"/>
    <w:rsid w:val="006D3F1E"/>
    <w:rsid w:val="006D43F3"/>
    <w:rsid w:val="006D4FF1"/>
    <w:rsid w:val="006D53BB"/>
    <w:rsid w:val="006D6D69"/>
    <w:rsid w:val="006D70E7"/>
    <w:rsid w:val="006D7545"/>
    <w:rsid w:val="006E0324"/>
    <w:rsid w:val="006E040E"/>
    <w:rsid w:val="006E04CB"/>
    <w:rsid w:val="006E06F4"/>
    <w:rsid w:val="006E0C6A"/>
    <w:rsid w:val="006E13D6"/>
    <w:rsid w:val="006E17E9"/>
    <w:rsid w:val="006E20F1"/>
    <w:rsid w:val="006E24A2"/>
    <w:rsid w:val="006E24B7"/>
    <w:rsid w:val="006E2972"/>
    <w:rsid w:val="006E2C0D"/>
    <w:rsid w:val="006E2E42"/>
    <w:rsid w:val="006E3713"/>
    <w:rsid w:val="006E4B2A"/>
    <w:rsid w:val="006E4F4A"/>
    <w:rsid w:val="006E58D9"/>
    <w:rsid w:val="006E631D"/>
    <w:rsid w:val="006E644B"/>
    <w:rsid w:val="006E69DC"/>
    <w:rsid w:val="006E6B01"/>
    <w:rsid w:val="006E70FB"/>
    <w:rsid w:val="006E7139"/>
    <w:rsid w:val="006E75F6"/>
    <w:rsid w:val="006E7A87"/>
    <w:rsid w:val="006E7DC5"/>
    <w:rsid w:val="006F0167"/>
    <w:rsid w:val="006F04FE"/>
    <w:rsid w:val="006F2BC1"/>
    <w:rsid w:val="006F2C5A"/>
    <w:rsid w:val="006F2D7E"/>
    <w:rsid w:val="006F3F87"/>
    <w:rsid w:val="006F4161"/>
    <w:rsid w:val="006F4AD4"/>
    <w:rsid w:val="006F5465"/>
    <w:rsid w:val="006F5ED2"/>
    <w:rsid w:val="006F5F21"/>
    <w:rsid w:val="006F6B6A"/>
    <w:rsid w:val="006F70C9"/>
    <w:rsid w:val="006F75B5"/>
    <w:rsid w:val="006F7711"/>
    <w:rsid w:val="006F7E35"/>
    <w:rsid w:val="007003C6"/>
    <w:rsid w:val="007005B4"/>
    <w:rsid w:val="00700714"/>
    <w:rsid w:val="00701EDC"/>
    <w:rsid w:val="00702278"/>
    <w:rsid w:val="007023E6"/>
    <w:rsid w:val="00702677"/>
    <w:rsid w:val="00702C7F"/>
    <w:rsid w:val="00702CA8"/>
    <w:rsid w:val="00703833"/>
    <w:rsid w:val="0070417F"/>
    <w:rsid w:val="007045B4"/>
    <w:rsid w:val="00704AD9"/>
    <w:rsid w:val="00704C64"/>
    <w:rsid w:val="00704CAA"/>
    <w:rsid w:val="00704F06"/>
    <w:rsid w:val="00705282"/>
    <w:rsid w:val="00705969"/>
    <w:rsid w:val="007069E1"/>
    <w:rsid w:val="00707031"/>
    <w:rsid w:val="00707502"/>
    <w:rsid w:val="0070780F"/>
    <w:rsid w:val="007105EE"/>
    <w:rsid w:val="0071089B"/>
    <w:rsid w:val="00710A1E"/>
    <w:rsid w:val="00711607"/>
    <w:rsid w:val="00711D66"/>
    <w:rsid w:val="00712007"/>
    <w:rsid w:val="0071245B"/>
    <w:rsid w:val="0071268E"/>
    <w:rsid w:val="00712C87"/>
    <w:rsid w:val="00713439"/>
    <w:rsid w:val="00713492"/>
    <w:rsid w:val="007137B3"/>
    <w:rsid w:val="00713DD4"/>
    <w:rsid w:val="00714174"/>
    <w:rsid w:val="0071422B"/>
    <w:rsid w:val="0071476E"/>
    <w:rsid w:val="00714848"/>
    <w:rsid w:val="00714A34"/>
    <w:rsid w:val="00714BBB"/>
    <w:rsid w:val="00714C21"/>
    <w:rsid w:val="00714FB8"/>
    <w:rsid w:val="007156F9"/>
    <w:rsid w:val="00716323"/>
    <w:rsid w:val="00716CA9"/>
    <w:rsid w:val="00716D47"/>
    <w:rsid w:val="00716F86"/>
    <w:rsid w:val="00717D3A"/>
    <w:rsid w:val="00720F14"/>
    <w:rsid w:val="007217EE"/>
    <w:rsid w:val="00721B16"/>
    <w:rsid w:val="00722DD5"/>
    <w:rsid w:val="007256D1"/>
    <w:rsid w:val="00725BDA"/>
    <w:rsid w:val="00725CF3"/>
    <w:rsid w:val="00725E62"/>
    <w:rsid w:val="007264D1"/>
    <w:rsid w:val="00726650"/>
    <w:rsid w:val="007266B2"/>
    <w:rsid w:val="00726A52"/>
    <w:rsid w:val="00726EF8"/>
    <w:rsid w:val="00726F8F"/>
    <w:rsid w:val="00726FD4"/>
    <w:rsid w:val="00727004"/>
    <w:rsid w:val="00727636"/>
    <w:rsid w:val="00730D62"/>
    <w:rsid w:val="00731710"/>
    <w:rsid w:val="00731CB6"/>
    <w:rsid w:val="007324D5"/>
    <w:rsid w:val="007332A2"/>
    <w:rsid w:val="007333FE"/>
    <w:rsid w:val="00733786"/>
    <w:rsid w:val="00733E6D"/>
    <w:rsid w:val="0073497F"/>
    <w:rsid w:val="00735322"/>
    <w:rsid w:val="00735591"/>
    <w:rsid w:val="007356C1"/>
    <w:rsid w:val="0073685D"/>
    <w:rsid w:val="00737AED"/>
    <w:rsid w:val="007410DB"/>
    <w:rsid w:val="007411B5"/>
    <w:rsid w:val="0074144D"/>
    <w:rsid w:val="007414E5"/>
    <w:rsid w:val="00741679"/>
    <w:rsid w:val="00741B74"/>
    <w:rsid w:val="00741C68"/>
    <w:rsid w:val="00742161"/>
    <w:rsid w:val="007429B1"/>
    <w:rsid w:val="00742DE7"/>
    <w:rsid w:val="00743096"/>
    <w:rsid w:val="00743246"/>
    <w:rsid w:val="00743601"/>
    <w:rsid w:val="00743AA7"/>
    <w:rsid w:val="00743AE5"/>
    <w:rsid w:val="00743D42"/>
    <w:rsid w:val="00744CDE"/>
    <w:rsid w:val="007452D3"/>
    <w:rsid w:val="0074560C"/>
    <w:rsid w:val="00745684"/>
    <w:rsid w:val="00745AB6"/>
    <w:rsid w:val="0074612B"/>
    <w:rsid w:val="007467B3"/>
    <w:rsid w:val="00746B87"/>
    <w:rsid w:val="00747204"/>
    <w:rsid w:val="00747D95"/>
    <w:rsid w:val="00750054"/>
    <w:rsid w:val="00751004"/>
    <w:rsid w:val="00751BB8"/>
    <w:rsid w:val="00752870"/>
    <w:rsid w:val="00752D0E"/>
    <w:rsid w:val="00752D4A"/>
    <w:rsid w:val="0075366F"/>
    <w:rsid w:val="00753867"/>
    <w:rsid w:val="00753A94"/>
    <w:rsid w:val="00753BA4"/>
    <w:rsid w:val="0075420A"/>
    <w:rsid w:val="007548B3"/>
    <w:rsid w:val="00754A8A"/>
    <w:rsid w:val="00754B53"/>
    <w:rsid w:val="007554F6"/>
    <w:rsid w:val="00755AE0"/>
    <w:rsid w:val="0075658E"/>
    <w:rsid w:val="00756803"/>
    <w:rsid w:val="00757B58"/>
    <w:rsid w:val="00760288"/>
    <w:rsid w:val="007609E9"/>
    <w:rsid w:val="0076144C"/>
    <w:rsid w:val="007614CF"/>
    <w:rsid w:val="0076173B"/>
    <w:rsid w:val="00761B05"/>
    <w:rsid w:val="00761FD6"/>
    <w:rsid w:val="00762A70"/>
    <w:rsid w:val="00762AD4"/>
    <w:rsid w:val="007635E7"/>
    <w:rsid w:val="00763BF3"/>
    <w:rsid w:val="0076453D"/>
    <w:rsid w:val="0076470E"/>
    <w:rsid w:val="00764BD6"/>
    <w:rsid w:val="00765336"/>
    <w:rsid w:val="0076645E"/>
    <w:rsid w:val="00767D37"/>
    <w:rsid w:val="00767DD2"/>
    <w:rsid w:val="0077002B"/>
    <w:rsid w:val="00770170"/>
    <w:rsid w:val="00770D5E"/>
    <w:rsid w:val="0077146D"/>
    <w:rsid w:val="00771627"/>
    <w:rsid w:val="00771F1F"/>
    <w:rsid w:val="007727C2"/>
    <w:rsid w:val="00772C5F"/>
    <w:rsid w:val="00772DBE"/>
    <w:rsid w:val="00772DED"/>
    <w:rsid w:val="00772DF4"/>
    <w:rsid w:val="00772FA0"/>
    <w:rsid w:val="00773F23"/>
    <w:rsid w:val="00774F99"/>
    <w:rsid w:val="00775176"/>
    <w:rsid w:val="007755BF"/>
    <w:rsid w:val="00776B8A"/>
    <w:rsid w:val="00777031"/>
    <w:rsid w:val="00777379"/>
    <w:rsid w:val="007773CF"/>
    <w:rsid w:val="007775DE"/>
    <w:rsid w:val="0077785B"/>
    <w:rsid w:val="00780035"/>
    <w:rsid w:val="00780471"/>
    <w:rsid w:val="00780C2C"/>
    <w:rsid w:val="00782559"/>
    <w:rsid w:val="00782B8B"/>
    <w:rsid w:val="007831EB"/>
    <w:rsid w:val="007832B0"/>
    <w:rsid w:val="007833F7"/>
    <w:rsid w:val="007837CB"/>
    <w:rsid w:val="0078509D"/>
    <w:rsid w:val="00785510"/>
    <w:rsid w:val="007856BB"/>
    <w:rsid w:val="00785BA5"/>
    <w:rsid w:val="00786041"/>
    <w:rsid w:val="007864AA"/>
    <w:rsid w:val="00786520"/>
    <w:rsid w:val="00786A5F"/>
    <w:rsid w:val="0078735D"/>
    <w:rsid w:val="007878A0"/>
    <w:rsid w:val="007878E3"/>
    <w:rsid w:val="00787AEE"/>
    <w:rsid w:val="00787D65"/>
    <w:rsid w:val="007903A5"/>
    <w:rsid w:val="00790495"/>
    <w:rsid w:val="00790748"/>
    <w:rsid w:val="007913E5"/>
    <w:rsid w:val="00792B57"/>
    <w:rsid w:val="00792DEF"/>
    <w:rsid w:val="0079348E"/>
    <w:rsid w:val="00794026"/>
    <w:rsid w:val="007942DF"/>
    <w:rsid w:val="0079508D"/>
    <w:rsid w:val="00795537"/>
    <w:rsid w:val="00796D94"/>
    <w:rsid w:val="007972A8"/>
    <w:rsid w:val="007976F7"/>
    <w:rsid w:val="00797888"/>
    <w:rsid w:val="00797B9F"/>
    <w:rsid w:val="007A03EE"/>
    <w:rsid w:val="007A0705"/>
    <w:rsid w:val="007A0DE8"/>
    <w:rsid w:val="007A165F"/>
    <w:rsid w:val="007A18C8"/>
    <w:rsid w:val="007A1BC0"/>
    <w:rsid w:val="007A2479"/>
    <w:rsid w:val="007A34F9"/>
    <w:rsid w:val="007A35DF"/>
    <w:rsid w:val="007A39AD"/>
    <w:rsid w:val="007A3DBD"/>
    <w:rsid w:val="007A3E86"/>
    <w:rsid w:val="007A4480"/>
    <w:rsid w:val="007A4C9F"/>
    <w:rsid w:val="007A4CB1"/>
    <w:rsid w:val="007A518D"/>
    <w:rsid w:val="007A56CE"/>
    <w:rsid w:val="007A59FF"/>
    <w:rsid w:val="007A5B18"/>
    <w:rsid w:val="007A67D5"/>
    <w:rsid w:val="007A67E9"/>
    <w:rsid w:val="007A6AFA"/>
    <w:rsid w:val="007A6D53"/>
    <w:rsid w:val="007A6E2D"/>
    <w:rsid w:val="007A7025"/>
    <w:rsid w:val="007A70E4"/>
    <w:rsid w:val="007A736A"/>
    <w:rsid w:val="007A771D"/>
    <w:rsid w:val="007A77C2"/>
    <w:rsid w:val="007A7DEE"/>
    <w:rsid w:val="007A7E5B"/>
    <w:rsid w:val="007B0449"/>
    <w:rsid w:val="007B0B1D"/>
    <w:rsid w:val="007B1206"/>
    <w:rsid w:val="007B1699"/>
    <w:rsid w:val="007B1A0C"/>
    <w:rsid w:val="007B20D3"/>
    <w:rsid w:val="007B24B8"/>
    <w:rsid w:val="007B24F9"/>
    <w:rsid w:val="007B2EDE"/>
    <w:rsid w:val="007B325D"/>
    <w:rsid w:val="007B3435"/>
    <w:rsid w:val="007B4082"/>
    <w:rsid w:val="007B4167"/>
    <w:rsid w:val="007B447A"/>
    <w:rsid w:val="007B4681"/>
    <w:rsid w:val="007B4A0D"/>
    <w:rsid w:val="007B536C"/>
    <w:rsid w:val="007B5493"/>
    <w:rsid w:val="007B6023"/>
    <w:rsid w:val="007B67B7"/>
    <w:rsid w:val="007B6876"/>
    <w:rsid w:val="007B6AF7"/>
    <w:rsid w:val="007B6CE1"/>
    <w:rsid w:val="007B6FC6"/>
    <w:rsid w:val="007B7098"/>
    <w:rsid w:val="007B7377"/>
    <w:rsid w:val="007B741F"/>
    <w:rsid w:val="007B7A2A"/>
    <w:rsid w:val="007C05A5"/>
    <w:rsid w:val="007C1240"/>
    <w:rsid w:val="007C18CC"/>
    <w:rsid w:val="007C2274"/>
    <w:rsid w:val="007C2982"/>
    <w:rsid w:val="007C32A3"/>
    <w:rsid w:val="007C37E1"/>
    <w:rsid w:val="007C3EA1"/>
    <w:rsid w:val="007C3F5E"/>
    <w:rsid w:val="007C428B"/>
    <w:rsid w:val="007C45B1"/>
    <w:rsid w:val="007C5011"/>
    <w:rsid w:val="007C591F"/>
    <w:rsid w:val="007C6F28"/>
    <w:rsid w:val="007C7241"/>
    <w:rsid w:val="007C748D"/>
    <w:rsid w:val="007D0033"/>
    <w:rsid w:val="007D010E"/>
    <w:rsid w:val="007D0301"/>
    <w:rsid w:val="007D12E8"/>
    <w:rsid w:val="007D15C5"/>
    <w:rsid w:val="007D1870"/>
    <w:rsid w:val="007D1962"/>
    <w:rsid w:val="007D1A97"/>
    <w:rsid w:val="007D1B30"/>
    <w:rsid w:val="007D2177"/>
    <w:rsid w:val="007D26B5"/>
    <w:rsid w:val="007D2719"/>
    <w:rsid w:val="007D2B86"/>
    <w:rsid w:val="007D312E"/>
    <w:rsid w:val="007D4005"/>
    <w:rsid w:val="007D44BF"/>
    <w:rsid w:val="007D4CD5"/>
    <w:rsid w:val="007D4FAC"/>
    <w:rsid w:val="007D6947"/>
    <w:rsid w:val="007D6AAE"/>
    <w:rsid w:val="007D7997"/>
    <w:rsid w:val="007D7E60"/>
    <w:rsid w:val="007E1118"/>
    <w:rsid w:val="007E1C31"/>
    <w:rsid w:val="007E1F03"/>
    <w:rsid w:val="007E2D3C"/>
    <w:rsid w:val="007E3019"/>
    <w:rsid w:val="007E31AD"/>
    <w:rsid w:val="007E3675"/>
    <w:rsid w:val="007E3714"/>
    <w:rsid w:val="007E37FE"/>
    <w:rsid w:val="007E3969"/>
    <w:rsid w:val="007E4A5A"/>
    <w:rsid w:val="007E589D"/>
    <w:rsid w:val="007E5A06"/>
    <w:rsid w:val="007E6810"/>
    <w:rsid w:val="007E68BD"/>
    <w:rsid w:val="007E6948"/>
    <w:rsid w:val="007E69A4"/>
    <w:rsid w:val="007E70EE"/>
    <w:rsid w:val="007E764B"/>
    <w:rsid w:val="007E7704"/>
    <w:rsid w:val="007F016C"/>
    <w:rsid w:val="007F0549"/>
    <w:rsid w:val="007F0714"/>
    <w:rsid w:val="007F07F9"/>
    <w:rsid w:val="007F0DB0"/>
    <w:rsid w:val="007F18B5"/>
    <w:rsid w:val="007F1F65"/>
    <w:rsid w:val="007F204A"/>
    <w:rsid w:val="007F2419"/>
    <w:rsid w:val="007F2D3E"/>
    <w:rsid w:val="007F311F"/>
    <w:rsid w:val="007F4583"/>
    <w:rsid w:val="007F5C89"/>
    <w:rsid w:val="007F5E95"/>
    <w:rsid w:val="007F7708"/>
    <w:rsid w:val="008006EF"/>
    <w:rsid w:val="00800835"/>
    <w:rsid w:val="008010FF"/>
    <w:rsid w:val="008016FD"/>
    <w:rsid w:val="00802062"/>
    <w:rsid w:val="0080218B"/>
    <w:rsid w:val="008022DD"/>
    <w:rsid w:val="00802AAD"/>
    <w:rsid w:val="008038D2"/>
    <w:rsid w:val="008039B0"/>
    <w:rsid w:val="00804DA5"/>
    <w:rsid w:val="00805074"/>
    <w:rsid w:val="008059C6"/>
    <w:rsid w:val="00805A28"/>
    <w:rsid w:val="00805C91"/>
    <w:rsid w:val="00805E52"/>
    <w:rsid w:val="00806026"/>
    <w:rsid w:val="00806C73"/>
    <w:rsid w:val="008072A0"/>
    <w:rsid w:val="00810530"/>
    <w:rsid w:val="00810C77"/>
    <w:rsid w:val="00810FC2"/>
    <w:rsid w:val="00813231"/>
    <w:rsid w:val="00813C1F"/>
    <w:rsid w:val="00814855"/>
    <w:rsid w:val="008150AB"/>
    <w:rsid w:val="0081542B"/>
    <w:rsid w:val="0081594B"/>
    <w:rsid w:val="00815CEA"/>
    <w:rsid w:val="00815F9C"/>
    <w:rsid w:val="008163AA"/>
    <w:rsid w:val="008163E4"/>
    <w:rsid w:val="008167AC"/>
    <w:rsid w:val="008167D3"/>
    <w:rsid w:val="00816E7F"/>
    <w:rsid w:val="00817191"/>
    <w:rsid w:val="0081723C"/>
    <w:rsid w:val="00817A04"/>
    <w:rsid w:val="00817ABB"/>
    <w:rsid w:val="0082013A"/>
    <w:rsid w:val="00820955"/>
    <w:rsid w:val="0082105B"/>
    <w:rsid w:val="008212A0"/>
    <w:rsid w:val="00821350"/>
    <w:rsid w:val="00821DC5"/>
    <w:rsid w:val="00822072"/>
    <w:rsid w:val="00822621"/>
    <w:rsid w:val="008227CE"/>
    <w:rsid w:val="008236EB"/>
    <w:rsid w:val="00824362"/>
    <w:rsid w:val="008247D2"/>
    <w:rsid w:val="00824930"/>
    <w:rsid w:val="008249A8"/>
    <w:rsid w:val="0082518E"/>
    <w:rsid w:val="008259B3"/>
    <w:rsid w:val="00825DCB"/>
    <w:rsid w:val="00827F1E"/>
    <w:rsid w:val="0083028A"/>
    <w:rsid w:val="00830890"/>
    <w:rsid w:val="00830B76"/>
    <w:rsid w:val="00830F25"/>
    <w:rsid w:val="008311EF"/>
    <w:rsid w:val="00831A8C"/>
    <w:rsid w:val="008321F3"/>
    <w:rsid w:val="008322B5"/>
    <w:rsid w:val="008323C7"/>
    <w:rsid w:val="008333DE"/>
    <w:rsid w:val="00833CE5"/>
    <w:rsid w:val="00834585"/>
    <w:rsid w:val="0083459B"/>
    <w:rsid w:val="0083472B"/>
    <w:rsid w:val="00834EB6"/>
    <w:rsid w:val="00835148"/>
    <w:rsid w:val="0083615A"/>
    <w:rsid w:val="008366E4"/>
    <w:rsid w:val="00836AFB"/>
    <w:rsid w:val="008370CC"/>
    <w:rsid w:val="00837192"/>
    <w:rsid w:val="00837B2B"/>
    <w:rsid w:val="008403A3"/>
    <w:rsid w:val="00841206"/>
    <w:rsid w:val="008413DF"/>
    <w:rsid w:val="008413F5"/>
    <w:rsid w:val="00841A61"/>
    <w:rsid w:val="00841B6F"/>
    <w:rsid w:val="00841F29"/>
    <w:rsid w:val="00842724"/>
    <w:rsid w:val="00842BBE"/>
    <w:rsid w:val="0084362F"/>
    <w:rsid w:val="00843637"/>
    <w:rsid w:val="00843776"/>
    <w:rsid w:val="00843F90"/>
    <w:rsid w:val="008441E1"/>
    <w:rsid w:val="00844296"/>
    <w:rsid w:val="0084460B"/>
    <w:rsid w:val="00844796"/>
    <w:rsid w:val="008448B5"/>
    <w:rsid w:val="0084528B"/>
    <w:rsid w:val="008454A5"/>
    <w:rsid w:val="0084591E"/>
    <w:rsid w:val="0084596E"/>
    <w:rsid w:val="00845AEC"/>
    <w:rsid w:val="00845AF1"/>
    <w:rsid w:val="00845C0F"/>
    <w:rsid w:val="00846486"/>
    <w:rsid w:val="008465E6"/>
    <w:rsid w:val="0084664A"/>
    <w:rsid w:val="008466F8"/>
    <w:rsid w:val="008468A4"/>
    <w:rsid w:val="00846DD5"/>
    <w:rsid w:val="00847192"/>
    <w:rsid w:val="00847C66"/>
    <w:rsid w:val="00847F3A"/>
    <w:rsid w:val="00850E2D"/>
    <w:rsid w:val="008512BA"/>
    <w:rsid w:val="00851B97"/>
    <w:rsid w:val="00851E04"/>
    <w:rsid w:val="008520B0"/>
    <w:rsid w:val="0085311F"/>
    <w:rsid w:val="00853324"/>
    <w:rsid w:val="008540A4"/>
    <w:rsid w:val="00855A14"/>
    <w:rsid w:val="008560ED"/>
    <w:rsid w:val="00857278"/>
    <w:rsid w:val="008574B9"/>
    <w:rsid w:val="008574C4"/>
    <w:rsid w:val="00857754"/>
    <w:rsid w:val="00857961"/>
    <w:rsid w:val="0086000F"/>
    <w:rsid w:val="00860360"/>
    <w:rsid w:val="008603CB"/>
    <w:rsid w:val="008616CE"/>
    <w:rsid w:val="0086289E"/>
    <w:rsid w:val="008630A3"/>
    <w:rsid w:val="00863570"/>
    <w:rsid w:val="0086409E"/>
    <w:rsid w:val="008644E7"/>
    <w:rsid w:val="00864DCB"/>
    <w:rsid w:val="0086504E"/>
    <w:rsid w:val="00865297"/>
    <w:rsid w:val="00865F87"/>
    <w:rsid w:val="00866795"/>
    <w:rsid w:val="0087172F"/>
    <w:rsid w:val="008717AD"/>
    <w:rsid w:val="00871D1B"/>
    <w:rsid w:val="00871DD0"/>
    <w:rsid w:val="008731F2"/>
    <w:rsid w:val="008734A4"/>
    <w:rsid w:val="008739D2"/>
    <w:rsid w:val="0087570F"/>
    <w:rsid w:val="00875AD1"/>
    <w:rsid w:val="0087673E"/>
    <w:rsid w:val="0087751C"/>
    <w:rsid w:val="008776E2"/>
    <w:rsid w:val="00877A47"/>
    <w:rsid w:val="008800B5"/>
    <w:rsid w:val="008801AA"/>
    <w:rsid w:val="00881AA6"/>
    <w:rsid w:val="00881D32"/>
    <w:rsid w:val="00882813"/>
    <w:rsid w:val="00884114"/>
    <w:rsid w:val="00884A95"/>
    <w:rsid w:val="008851D9"/>
    <w:rsid w:val="00885214"/>
    <w:rsid w:val="00885A48"/>
    <w:rsid w:val="00885A7F"/>
    <w:rsid w:val="00885BA2"/>
    <w:rsid w:val="00886ACB"/>
    <w:rsid w:val="00886F89"/>
    <w:rsid w:val="008870A8"/>
    <w:rsid w:val="0088796F"/>
    <w:rsid w:val="00887A2B"/>
    <w:rsid w:val="00887D30"/>
    <w:rsid w:val="0089145D"/>
    <w:rsid w:val="00891832"/>
    <w:rsid w:val="00891BCE"/>
    <w:rsid w:val="00892692"/>
    <w:rsid w:val="008927C3"/>
    <w:rsid w:val="00892AD1"/>
    <w:rsid w:val="008931D9"/>
    <w:rsid w:val="00893E2A"/>
    <w:rsid w:val="00894171"/>
    <w:rsid w:val="0089433B"/>
    <w:rsid w:val="0089512F"/>
    <w:rsid w:val="00895570"/>
    <w:rsid w:val="0089701A"/>
    <w:rsid w:val="008970DD"/>
    <w:rsid w:val="008976F9"/>
    <w:rsid w:val="00897A52"/>
    <w:rsid w:val="00897E2E"/>
    <w:rsid w:val="008A018E"/>
    <w:rsid w:val="008A04AF"/>
    <w:rsid w:val="008A12D8"/>
    <w:rsid w:val="008A153A"/>
    <w:rsid w:val="008A162F"/>
    <w:rsid w:val="008A173F"/>
    <w:rsid w:val="008A219E"/>
    <w:rsid w:val="008A2355"/>
    <w:rsid w:val="008A3895"/>
    <w:rsid w:val="008A3ED0"/>
    <w:rsid w:val="008A4195"/>
    <w:rsid w:val="008A44E6"/>
    <w:rsid w:val="008A54D8"/>
    <w:rsid w:val="008A58D3"/>
    <w:rsid w:val="008A59F7"/>
    <w:rsid w:val="008A5DB2"/>
    <w:rsid w:val="008A61BC"/>
    <w:rsid w:val="008A6571"/>
    <w:rsid w:val="008A6EE1"/>
    <w:rsid w:val="008A77A7"/>
    <w:rsid w:val="008B00E3"/>
    <w:rsid w:val="008B0798"/>
    <w:rsid w:val="008B07D4"/>
    <w:rsid w:val="008B0E07"/>
    <w:rsid w:val="008B0F39"/>
    <w:rsid w:val="008B16EF"/>
    <w:rsid w:val="008B1D34"/>
    <w:rsid w:val="008B2845"/>
    <w:rsid w:val="008B2B70"/>
    <w:rsid w:val="008B2EF3"/>
    <w:rsid w:val="008B3241"/>
    <w:rsid w:val="008B36F0"/>
    <w:rsid w:val="008B3C96"/>
    <w:rsid w:val="008B455C"/>
    <w:rsid w:val="008B4817"/>
    <w:rsid w:val="008B48C2"/>
    <w:rsid w:val="008B4B13"/>
    <w:rsid w:val="008B5025"/>
    <w:rsid w:val="008B619F"/>
    <w:rsid w:val="008B6729"/>
    <w:rsid w:val="008B6BD8"/>
    <w:rsid w:val="008B7808"/>
    <w:rsid w:val="008B7F23"/>
    <w:rsid w:val="008B7F8F"/>
    <w:rsid w:val="008B7FA5"/>
    <w:rsid w:val="008C0912"/>
    <w:rsid w:val="008C0B7A"/>
    <w:rsid w:val="008C0DE5"/>
    <w:rsid w:val="008C13A1"/>
    <w:rsid w:val="008C14A1"/>
    <w:rsid w:val="008C151D"/>
    <w:rsid w:val="008C1732"/>
    <w:rsid w:val="008C1DC2"/>
    <w:rsid w:val="008C27F6"/>
    <w:rsid w:val="008C59BE"/>
    <w:rsid w:val="008C6374"/>
    <w:rsid w:val="008C6E7B"/>
    <w:rsid w:val="008C70CD"/>
    <w:rsid w:val="008C763A"/>
    <w:rsid w:val="008C76B9"/>
    <w:rsid w:val="008C773E"/>
    <w:rsid w:val="008C786C"/>
    <w:rsid w:val="008C7DE3"/>
    <w:rsid w:val="008D03AD"/>
    <w:rsid w:val="008D0C7E"/>
    <w:rsid w:val="008D127E"/>
    <w:rsid w:val="008D132F"/>
    <w:rsid w:val="008D19AB"/>
    <w:rsid w:val="008D3F9E"/>
    <w:rsid w:val="008D42FD"/>
    <w:rsid w:val="008D4B9B"/>
    <w:rsid w:val="008D5DEC"/>
    <w:rsid w:val="008D66F7"/>
    <w:rsid w:val="008D67B4"/>
    <w:rsid w:val="008D7174"/>
    <w:rsid w:val="008D76A6"/>
    <w:rsid w:val="008D76CA"/>
    <w:rsid w:val="008D7B3B"/>
    <w:rsid w:val="008E048C"/>
    <w:rsid w:val="008E1118"/>
    <w:rsid w:val="008E11E7"/>
    <w:rsid w:val="008E17DB"/>
    <w:rsid w:val="008E1EF9"/>
    <w:rsid w:val="008E1F00"/>
    <w:rsid w:val="008E22E3"/>
    <w:rsid w:val="008E24CB"/>
    <w:rsid w:val="008E25F6"/>
    <w:rsid w:val="008E2852"/>
    <w:rsid w:val="008E291C"/>
    <w:rsid w:val="008E29E1"/>
    <w:rsid w:val="008E2F61"/>
    <w:rsid w:val="008E39C5"/>
    <w:rsid w:val="008E3C80"/>
    <w:rsid w:val="008E47A2"/>
    <w:rsid w:val="008E4A6F"/>
    <w:rsid w:val="008E4F64"/>
    <w:rsid w:val="008E5181"/>
    <w:rsid w:val="008E5C7B"/>
    <w:rsid w:val="008E6464"/>
    <w:rsid w:val="008E6471"/>
    <w:rsid w:val="008E70B0"/>
    <w:rsid w:val="008E72E2"/>
    <w:rsid w:val="008E7325"/>
    <w:rsid w:val="008E73E8"/>
    <w:rsid w:val="008E7DE1"/>
    <w:rsid w:val="008F003D"/>
    <w:rsid w:val="008F16F5"/>
    <w:rsid w:val="008F195B"/>
    <w:rsid w:val="008F1B55"/>
    <w:rsid w:val="008F1C3F"/>
    <w:rsid w:val="008F2122"/>
    <w:rsid w:val="008F23BD"/>
    <w:rsid w:val="008F23D4"/>
    <w:rsid w:val="008F273D"/>
    <w:rsid w:val="008F294F"/>
    <w:rsid w:val="008F29B1"/>
    <w:rsid w:val="008F300E"/>
    <w:rsid w:val="008F41C9"/>
    <w:rsid w:val="008F435F"/>
    <w:rsid w:val="008F4DDB"/>
    <w:rsid w:val="008F5978"/>
    <w:rsid w:val="008F5DC0"/>
    <w:rsid w:val="008F61A8"/>
    <w:rsid w:val="008F6201"/>
    <w:rsid w:val="008F6494"/>
    <w:rsid w:val="008F6747"/>
    <w:rsid w:val="008F7452"/>
    <w:rsid w:val="008F7FF9"/>
    <w:rsid w:val="0090005B"/>
    <w:rsid w:val="009001E7"/>
    <w:rsid w:val="009005EA"/>
    <w:rsid w:val="00901BFE"/>
    <w:rsid w:val="009028B2"/>
    <w:rsid w:val="009039F7"/>
    <w:rsid w:val="00903E8F"/>
    <w:rsid w:val="00904053"/>
    <w:rsid w:val="00904F43"/>
    <w:rsid w:val="009050A8"/>
    <w:rsid w:val="009050FC"/>
    <w:rsid w:val="0090594A"/>
    <w:rsid w:val="00905AB9"/>
    <w:rsid w:val="00905E0C"/>
    <w:rsid w:val="00905EF2"/>
    <w:rsid w:val="00905F15"/>
    <w:rsid w:val="00907608"/>
    <w:rsid w:val="009077D6"/>
    <w:rsid w:val="00907D0B"/>
    <w:rsid w:val="009108FB"/>
    <w:rsid w:val="00910CBC"/>
    <w:rsid w:val="00910D77"/>
    <w:rsid w:val="00910EFB"/>
    <w:rsid w:val="00910F77"/>
    <w:rsid w:val="00911B67"/>
    <w:rsid w:val="00911CF9"/>
    <w:rsid w:val="00912099"/>
    <w:rsid w:val="009125D1"/>
    <w:rsid w:val="009125FF"/>
    <w:rsid w:val="00912BFE"/>
    <w:rsid w:val="009139BE"/>
    <w:rsid w:val="00913B09"/>
    <w:rsid w:val="00914086"/>
    <w:rsid w:val="00914AD1"/>
    <w:rsid w:val="00914D5E"/>
    <w:rsid w:val="00915522"/>
    <w:rsid w:val="00915626"/>
    <w:rsid w:val="0091575C"/>
    <w:rsid w:val="00915EA8"/>
    <w:rsid w:val="009168FB"/>
    <w:rsid w:val="00916FF3"/>
    <w:rsid w:val="0092020D"/>
    <w:rsid w:val="0092087E"/>
    <w:rsid w:val="0092090C"/>
    <w:rsid w:val="00920947"/>
    <w:rsid w:val="0092261B"/>
    <w:rsid w:val="00923053"/>
    <w:rsid w:val="0092308D"/>
    <w:rsid w:val="009234D0"/>
    <w:rsid w:val="00923F15"/>
    <w:rsid w:val="00924194"/>
    <w:rsid w:val="009248C7"/>
    <w:rsid w:val="0092693B"/>
    <w:rsid w:val="009269B2"/>
    <w:rsid w:val="00926F6B"/>
    <w:rsid w:val="009278D2"/>
    <w:rsid w:val="00927A27"/>
    <w:rsid w:val="00927A7C"/>
    <w:rsid w:val="00927C2D"/>
    <w:rsid w:val="00927D66"/>
    <w:rsid w:val="0093128E"/>
    <w:rsid w:val="00931D7D"/>
    <w:rsid w:val="00932297"/>
    <w:rsid w:val="009327E2"/>
    <w:rsid w:val="00933CEA"/>
    <w:rsid w:val="00934C5D"/>
    <w:rsid w:val="00935054"/>
    <w:rsid w:val="009350F1"/>
    <w:rsid w:val="0093552A"/>
    <w:rsid w:val="0093559E"/>
    <w:rsid w:val="009358F3"/>
    <w:rsid w:val="00935E2E"/>
    <w:rsid w:val="009361F7"/>
    <w:rsid w:val="009376A8"/>
    <w:rsid w:val="009378D0"/>
    <w:rsid w:val="00937B74"/>
    <w:rsid w:val="00937C81"/>
    <w:rsid w:val="00937D5E"/>
    <w:rsid w:val="00937ECB"/>
    <w:rsid w:val="0094047E"/>
    <w:rsid w:val="00940FB8"/>
    <w:rsid w:val="009415A9"/>
    <w:rsid w:val="009448B3"/>
    <w:rsid w:val="00944CE2"/>
    <w:rsid w:val="00944FB4"/>
    <w:rsid w:val="00945087"/>
    <w:rsid w:val="00945170"/>
    <w:rsid w:val="00945251"/>
    <w:rsid w:val="009453D1"/>
    <w:rsid w:val="009455CE"/>
    <w:rsid w:val="0094595B"/>
    <w:rsid w:val="00945FD3"/>
    <w:rsid w:val="00946A17"/>
    <w:rsid w:val="009474E4"/>
    <w:rsid w:val="00947ED5"/>
    <w:rsid w:val="00947F05"/>
    <w:rsid w:val="009500E2"/>
    <w:rsid w:val="009506D8"/>
    <w:rsid w:val="00950D35"/>
    <w:rsid w:val="009512E3"/>
    <w:rsid w:val="009516D5"/>
    <w:rsid w:val="00952DFC"/>
    <w:rsid w:val="00953421"/>
    <w:rsid w:val="0095381C"/>
    <w:rsid w:val="009546CE"/>
    <w:rsid w:val="009549D3"/>
    <w:rsid w:val="0095515A"/>
    <w:rsid w:val="009553CC"/>
    <w:rsid w:val="009559A0"/>
    <w:rsid w:val="009573D9"/>
    <w:rsid w:val="00960082"/>
    <w:rsid w:val="00960566"/>
    <w:rsid w:val="00960A4C"/>
    <w:rsid w:val="00960BA8"/>
    <w:rsid w:val="00960D89"/>
    <w:rsid w:val="00960ED4"/>
    <w:rsid w:val="009614B2"/>
    <w:rsid w:val="0096167C"/>
    <w:rsid w:val="00961772"/>
    <w:rsid w:val="00961810"/>
    <w:rsid w:val="0096247A"/>
    <w:rsid w:val="009624E1"/>
    <w:rsid w:val="00962902"/>
    <w:rsid w:val="00962E3C"/>
    <w:rsid w:val="00963274"/>
    <w:rsid w:val="00963387"/>
    <w:rsid w:val="009648E3"/>
    <w:rsid w:val="00964A12"/>
    <w:rsid w:val="00964D74"/>
    <w:rsid w:val="00965261"/>
    <w:rsid w:val="00965E8A"/>
    <w:rsid w:val="00965FDA"/>
    <w:rsid w:val="00966238"/>
    <w:rsid w:val="00967382"/>
    <w:rsid w:val="009676ED"/>
    <w:rsid w:val="00967AF2"/>
    <w:rsid w:val="00967CB6"/>
    <w:rsid w:val="00971927"/>
    <w:rsid w:val="00971A31"/>
    <w:rsid w:val="00971BF5"/>
    <w:rsid w:val="0097216E"/>
    <w:rsid w:val="0097239D"/>
    <w:rsid w:val="00972472"/>
    <w:rsid w:val="00972D6F"/>
    <w:rsid w:val="00972EE7"/>
    <w:rsid w:val="00973779"/>
    <w:rsid w:val="00973B4C"/>
    <w:rsid w:val="00973FCE"/>
    <w:rsid w:val="0097436B"/>
    <w:rsid w:val="009749EB"/>
    <w:rsid w:val="00975004"/>
    <w:rsid w:val="009753C3"/>
    <w:rsid w:val="00975722"/>
    <w:rsid w:val="00975CF8"/>
    <w:rsid w:val="00975F29"/>
    <w:rsid w:val="00976739"/>
    <w:rsid w:val="00976ADE"/>
    <w:rsid w:val="00976C8B"/>
    <w:rsid w:val="00976D7F"/>
    <w:rsid w:val="00976F3C"/>
    <w:rsid w:val="0097708D"/>
    <w:rsid w:val="00977150"/>
    <w:rsid w:val="009771F7"/>
    <w:rsid w:val="00977C1A"/>
    <w:rsid w:val="00977FE4"/>
    <w:rsid w:val="00980410"/>
    <w:rsid w:val="00980F15"/>
    <w:rsid w:val="0098129B"/>
    <w:rsid w:val="00981887"/>
    <w:rsid w:val="00981A00"/>
    <w:rsid w:val="00981FF5"/>
    <w:rsid w:val="00982A86"/>
    <w:rsid w:val="00982E9C"/>
    <w:rsid w:val="009833F9"/>
    <w:rsid w:val="00983821"/>
    <w:rsid w:val="0098427F"/>
    <w:rsid w:val="00984DCD"/>
    <w:rsid w:val="00985361"/>
    <w:rsid w:val="0098603A"/>
    <w:rsid w:val="0098623A"/>
    <w:rsid w:val="009866A6"/>
    <w:rsid w:val="009879E2"/>
    <w:rsid w:val="00987E11"/>
    <w:rsid w:val="0099051B"/>
    <w:rsid w:val="00990A44"/>
    <w:rsid w:val="0099150B"/>
    <w:rsid w:val="0099151B"/>
    <w:rsid w:val="00991F27"/>
    <w:rsid w:val="00991F74"/>
    <w:rsid w:val="0099203A"/>
    <w:rsid w:val="0099222E"/>
    <w:rsid w:val="00992329"/>
    <w:rsid w:val="0099256D"/>
    <w:rsid w:val="009928D2"/>
    <w:rsid w:val="00992CB7"/>
    <w:rsid w:val="00993147"/>
    <w:rsid w:val="00993BB7"/>
    <w:rsid w:val="00993BF6"/>
    <w:rsid w:val="00993ED2"/>
    <w:rsid w:val="00993F08"/>
    <w:rsid w:val="009941FE"/>
    <w:rsid w:val="00994EB0"/>
    <w:rsid w:val="009952C4"/>
    <w:rsid w:val="00995A88"/>
    <w:rsid w:val="009962C9"/>
    <w:rsid w:val="00996719"/>
    <w:rsid w:val="00996AB3"/>
    <w:rsid w:val="00996EC2"/>
    <w:rsid w:val="00997CF4"/>
    <w:rsid w:val="009A10A7"/>
    <w:rsid w:val="009A11D3"/>
    <w:rsid w:val="009A12F5"/>
    <w:rsid w:val="009A185C"/>
    <w:rsid w:val="009A1AC4"/>
    <w:rsid w:val="009A404A"/>
    <w:rsid w:val="009A4236"/>
    <w:rsid w:val="009A44CF"/>
    <w:rsid w:val="009A55F4"/>
    <w:rsid w:val="009A5904"/>
    <w:rsid w:val="009A59A7"/>
    <w:rsid w:val="009A5D96"/>
    <w:rsid w:val="009A5F30"/>
    <w:rsid w:val="009A66CA"/>
    <w:rsid w:val="009A6AEF"/>
    <w:rsid w:val="009A6D97"/>
    <w:rsid w:val="009A6EFE"/>
    <w:rsid w:val="009A7E7A"/>
    <w:rsid w:val="009B006E"/>
    <w:rsid w:val="009B044B"/>
    <w:rsid w:val="009B3EA9"/>
    <w:rsid w:val="009B43C5"/>
    <w:rsid w:val="009B4410"/>
    <w:rsid w:val="009B47AC"/>
    <w:rsid w:val="009B5C1F"/>
    <w:rsid w:val="009B6710"/>
    <w:rsid w:val="009B6975"/>
    <w:rsid w:val="009B795A"/>
    <w:rsid w:val="009B7F2D"/>
    <w:rsid w:val="009C0187"/>
    <w:rsid w:val="009C04AE"/>
    <w:rsid w:val="009C05FA"/>
    <w:rsid w:val="009C0904"/>
    <w:rsid w:val="009C0D47"/>
    <w:rsid w:val="009C0E4A"/>
    <w:rsid w:val="009C0FA6"/>
    <w:rsid w:val="009C1856"/>
    <w:rsid w:val="009C207D"/>
    <w:rsid w:val="009C253A"/>
    <w:rsid w:val="009C2AD7"/>
    <w:rsid w:val="009C3342"/>
    <w:rsid w:val="009C3614"/>
    <w:rsid w:val="009C3FC0"/>
    <w:rsid w:val="009C44A0"/>
    <w:rsid w:val="009C4953"/>
    <w:rsid w:val="009C4F84"/>
    <w:rsid w:val="009C5555"/>
    <w:rsid w:val="009C58BE"/>
    <w:rsid w:val="009C5F0B"/>
    <w:rsid w:val="009C6067"/>
    <w:rsid w:val="009C690E"/>
    <w:rsid w:val="009C7683"/>
    <w:rsid w:val="009D02D6"/>
    <w:rsid w:val="009D083D"/>
    <w:rsid w:val="009D128A"/>
    <w:rsid w:val="009D1BAE"/>
    <w:rsid w:val="009D1D7D"/>
    <w:rsid w:val="009D1EE7"/>
    <w:rsid w:val="009D21FC"/>
    <w:rsid w:val="009D24E7"/>
    <w:rsid w:val="009D3965"/>
    <w:rsid w:val="009D4BAB"/>
    <w:rsid w:val="009D4E2B"/>
    <w:rsid w:val="009D5318"/>
    <w:rsid w:val="009D59BA"/>
    <w:rsid w:val="009D5C93"/>
    <w:rsid w:val="009D6A1F"/>
    <w:rsid w:val="009D76D6"/>
    <w:rsid w:val="009D7940"/>
    <w:rsid w:val="009D7BB9"/>
    <w:rsid w:val="009D7DC6"/>
    <w:rsid w:val="009E02F7"/>
    <w:rsid w:val="009E14CE"/>
    <w:rsid w:val="009E22A1"/>
    <w:rsid w:val="009E22DC"/>
    <w:rsid w:val="009E260B"/>
    <w:rsid w:val="009E2C5F"/>
    <w:rsid w:val="009E2D7C"/>
    <w:rsid w:val="009E30F5"/>
    <w:rsid w:val="009E3334"/>
    <w:rsid w:val="009E3B60"/>
    <w:rsid w:val="009E4E5B"/>
    <w:rsid w:val="009E5551"/>
    <w:rsid w:val="009E5600"/>
    <w:rsid w:val="009E5707"/>
    <w:rsid w:val="009E5A97"/>
    <w:rsid w:val="009E5BF8"/>
    <w:rsid w:val="009E5C39"/>
    <w:rsid w:val="009E5DEE"/>
    <w:rsid w:val="009E61EA"/>
    <w:rsid w:val="009E64A2"/>
    <w:rsid w:val="009E7164"/>
    <w:rsid w:val="009F0658"/>
    <w:rsid w:val="009F11D2"/>
    <w:rsid w:val="009F1B50"/>
    <w:rsid w:val="009F1EC4"/>
    <w:rsid w:val="009F31F7"/>
    <w:rsid w:val="009F36F8"/>
    <w:rsid w:val="009F3BBA"/>
    <w:rsid w:val="009F4B60"/>
    <w:rsid w:val="009F53E1"/>
    <w:rsid w:val="009F55BF"/>
    <w:rsid w:val="009F5882"/>
    <w:rsid w:val="009F5DFE"/>
    <w:rsid w:val="009F60E5"/>
    <w:rsid w:val="009F75B9"/>
    <w:rsid w:val="009F7F6C"/>
    <w:rsid w:val="00A009A1"/>
    <w:rsid w:val="00A020FF"/>
    <w:rsid w:val="00A02181"/>
    <w:rsid w:val="00A04285"/>
    <w:rsid w:val="00A0482A"/>
    <w:rsid w:val="00A05302"/>
    <w:rsid w:val="00A0531E"/>
    <w:rsid w:val="00A06DD0"/>
    <w:rsid w:val="00A07847"/>
    <w:rsid w:val="00A079F5"/>
    <w:rsid w:val="00A10047"/>
    <w:rsid w:val="00A10E32"/>
    <w:rsid w:val="00A10FC2"/>
    <w:rsid w:val="00A1110F"/>
    <w:rsid w:val="00A11455"/>
    <w:rsid w:val="00A12088"/>
    <w:rsid w:val="00A12093"/>
    <w:rsid w:val="00A12915"/>
    <w:rsid w:val="00A12C2A"/>
    <w:rsid w:val="00A12E19"/>
    <w:rsid w:val="00A12E4D"/>
    <w:rsid w:val="00A12E61"/>
    <w:rsid w:val="00A12E9A"/>
    <w:rsid w:val="00A13209"/>
    <w:rsid w:val="00A1336E"/>
    <w:rsid w:val="00A139FC"/>
    <w:rsid w:val="00A13F86"/>
    <w:rsid w:val="00A14130"/>
    <w:rsid w:val="00A141D2"/>
    <w:rsid w:val="00A14305"/>
    <w:rsid w:val="00A15C31"/>
    <w:rsid w:val="00A16687"/>
    <w:rsid w:val="00A2005D"/>
    <w:rsid w:val="00A202EA"/>
    <w:rsid w:val="00A204E9"/>
    <w:rsid w:val="00A20659"/>
    <w:rsid w:val="00A2193D"/>
    <w:rsid w:val="00A21FE1"/>
    <w:rsid w:val="00A2254A"/>
    <w:rsid w:val="00A22E94"/>
    <w:rsid w:val="00A2336F"/>
    <w:rsid w:val="00A2483E"/>
    <w:rsid w:val="00A24A8A"/>
    <w:rsid w:val="00A24E2C"/>
    <w:rsid w:val="00A256FB"/>
    <w:rsid w:val="00A2578A"/>
    <w:rsid w:val="00A25A2B"/>
    <w:rsid w:val="00A26772"/>
    <w:rsid w:val="00A26D58"/>
    <w:rsid w:val="00A26F0A"/>
    <w:rsid w:val="00A26F88"/>
    <w:rsid w:val="00A2761E"/>
    <w:rsid w:val="00A27A91"/>
    <w:rsid w:val="00A3047A"/>
    <w:rsid w:val="00A306CE"/>
    <w:rsid w:val="00A31204"/>
    <w:rsid w:val="00A32228"/>
    <w:rsid w:val="00A326B1"/>
    <w:rsid w:val="00A32918"/>
    <w:rsid w:val="00A32B1C"/>
    <w:rsid w:val="00A33181"/>
    <w:rsid w:val="00A3386E"/>
    <w:rsid w:val="00A3401A"/>
    <w:rsid w:val="00A34272"/>
    <w:rsid w:val="00A344A2"/>
    <w:rsid w:val="00A34B38"/>
    <w:rsid w:val="00A365E4"/>
    <w:rsid w:val="00A3762A"/>
    <w:rsid w:val="00A37A64"/>
    <w:rsid w:val="00A37DEC"/>
    <w:rsid w:val="00A413D6"/>
    <w:rsid w:val="00A414D9"/>
    <w:rsid w:val="00A41FE6"/>
    <w:rsid w:val="00A420BE"/>
    <w:rsid w:val="00A4267A"/>
    <w:rsid w:val="00A4284A"/>
    <w:rsid w:val="00A42D6D"/>
    <w:rsid w:val="00A439F4"/>
    <w:rsid w:val="00A43BCA"/>
    <w:rsid w:val="00A43CF5"/>
    <w:rsid w:val="00A43EDF"/>
    <w:rsid w:val="00A44038"/>
    <w:rsid w:val="00A445FC"/>
    <w:rsid w:val="00A44799"/>
    <w:rsid w:val="00A449A4"/>
    <w:rsid w:val="00A44A4D"/>
    <w:rsid w:val="00A46116"/>
    <w:rsid w:val="00A468EE"/>
    <w:rsid w:val="00A46BE2"/>
    <w:rsid w:val="00A478FF"/>
    <w:rsid w:val="00A5008C"/>
    <w:rsid w:val="00A50664"/>
    <w:rsid w:val="00A5087E"/>
    <w:rsid w:val="00A50A0B"/>
    <w:rsid w:val="00A50D84"/>
    <w:rsid w:val="00A5104F"/>
    <w:rsid w:val="00A511AE"/>
    <w:rsid w:val="00A51ACE"/>
    <w:rsid w:val="00A52377"/>
    <w:rsid w:val="00A52CD8"/>
    <w:rsid w:val="00A52D41"/>
    <w:rsid w:val="00A5314C"/>
    <w:rsid w:val="00A5328B"/>
    <w:rsid w:val="00A53FDC"/>
    <w:rsid w:val="00A5418C"/>
    <w:rsid w:val="00A54440"/>
    <w:rsid w:val="00A555A3"/>
    <w:rsid w:val="00A55644"/>
    <w:rsid w:val="00A55A0C"/>
    <w:rsid w:val="00A55A1D"/>
    <w:rsid w:val="00A55B18"/>
    <w:rsid w:val="00A55D02"/>
    <w:rsid w:val="00A560F6"/>
    <w:rsid w:val="00A5665F"/>
    <w:rsid w:val="00A56892"/>
    <w:rsid w:val="00A56FD7"/>
    <w:rsid w:val="00A57771"/>
    <w:rsid w:val="00A57C99"/>
    <w:rsid w:val="00A57D32"/>
    <w:rsid w:val="00A604FA"/>
    <w:rsid w:val="00A60796"/>
    <w:rsid w:val="00A60863"/>
    <w:rsid w:val="00A60E7E"/>
    <w:rsid w:val="00A61735"/>
    <w:rsid w:val="00A61D9C"/>
    <w:rsid w:val="00A623BD"/>
    <w:rsid w:val="00A62850"/>
    <w:rsid w:val="00A62B05"/>
    <w:rsid w:val="00A639DC"/>
    <w:rsid w:val="00A64673"/>
    <w:rsid w:val="00A65AF3"/>
    <w:rsid w:val="00A675D7"/>
    <w:rsid w:val="00A6760A"/>
    <w:rsid w:val="00A70989"/>
    <w:rsid w:val="00A7113F"/>
    <w:rsid w:val="00A71523"/>
    <w:rsid w:val="00A71E14"/>
    <w:rsid w:val="00A72635"/>
    <w:rsid w:val="00A731AB"/>
    <w:rsid w:val="00A735A6"/>
    <w:rsid w:val="00A738BA"/>
    <w:rsid w:val="00A740A2"/>
    <w:rsid w:val="00A755B3"/>
    <w:rsid w:val="00A75BCA"/>
    <w:rsid w:val="00A76422"/>
    <w:rsid w:val="00A77766"/>
    <w:rsid w:val="00A77814"/>
    <w:rsid w:val="00A77AE2"/>
    <w:rsid w:val="00A77ED3"/>
    <w:rsid w:val="00A8038D"/>
    <w:rsid w:val="00A804FC"/>
    <w:rsid w:val="00A80771"/>
    <w:rsid w:val="00A81A9E"/>
    <w:rsid w:val="00A81B0F"/>
    <w:rsid w:val="00A81BF6"/>
    <w:rsid w:val="00A81CE9"/>
    <w:rsid w:val="00A82100"/>
    <w:rsid w:val="00A82413"/>
    <w:rsid w:val="00A835B6"/>
    <w:rsid w:val="00A85134"/>
    <w:rsid w:val="00A8566D"/>
    <w:rsid w:val="00A8582B"/>
    <w:rsid w:val="00A858D4"/>
    <w:rsid w:val="00A85B19"/>
    <w:rsid w:val="00A85D93"/>
    <w:rsid w:val="00A85E65"/>
    <w:rsid w:val="00A8684F"/>
    <w:rsid w:val="00A86FA5"/>
    <w:rsid w:val="00A87738"/>
    <w:rsid w:val="00A91395"/>
    <w:rsid w:val="00A923E0"/>
    <w:rsid w:val="00A93274"/>
    <w:rsid w:val="00A93D50"/>
    <w:rsid w:val="00A93E65"/>
    <w:rsid w:val="00A94A19"/>
    <w:rsid w:val="00A94F06"/>
    <w:rsid w:val="00A95BD7"/>
    <w:rsid w:val="00A96074"/>
    <w:rsid w:val="00A96577"/>
    <w:rsid w:val="00A97AAF"/>
    <w:rsid w:val="00A97C3B"/>
    <w:rsid w:val="00A97C49"/>
    <w:rsid w:val="00AA0098"/>
    <w:rsid w:val="00AA108E"/>
    <w:rsid w:val="00AA13CE"/>
    <w:rsid w:val="00AA16AC"/>
    <w:rsid w:val="00AA1A09"/>
    <w:rsid w:val="00AA25D6"/>
    <w:rsid w:val="00AA302B"/>
    <w:rsid w:val="00AA3B17"/>
    <w:rsid w:val="00AA40A7"/>
    <w:rsid w:val="00AA488B"/>
    <w:rsid w:val="00AA521E"/>
    <w:rsid w:val="00AA56DF"/>
    <w:rsid w:val="00AA62EA"/>
    <w:rsid w:val="00AA6911"/>
    <w:rsid w:val="00AA70A2"/>
    <w:rsid w:val="00AA74F9"/>
    <w:rsid w:val="00AA7C33"/>
    <w:rsid w:val="00AB07BB"/>
    <w:rsid w:val="00AB0CEB"/>
    <w:rsid w:val="00AB0E28"/>
    <w:rsid w:val="00AB0F54"/>
    <w:rsid w:val="00AB2DF7"/>
    <w:rsid w:val="00AB3176"/>
    <w:rsid w:val="00AB31BF"/>
    <w:rsid w:val="00AB361B"/>
    <w:rsid w:val="00AB39D1"/>
    <w:rsid w:val="00AB3D90"/>
    <w:rsid w:val="00AB3F34"/>
    <w:rsid w:val="00AB4856"/>
    <w:rsid w:val="00AB486E"/>
    <w:rsid w:val="00AB49AB"/>
    <w:rsid w:val="00AB545E"/>
    <w:rsid w:val="00AB6EFF"/>
    <w:rsid w:val="00AB729E"/>
    <w:rsid w:val="00AB759B"/>
    <w:rsid w:val="00AB7EAF"/>
    <w:rsid w:val="00AC096A"/>
    <w:rsid w:val="00AC1A36"/>
    <w:rsid w:val="00AC1E26"/>
    <w:rsid w:val="00AC203E"/>
    <w:rsid w:val="00AC2250"/>
    <w:rsid w:val="00AC2728"/>
    <w:rsid w:val="00AC2B87"/>
    <w:rsid w:val="00AC3112"/>
    <w:rsid w:val="00AC4054"/>
    <w:rsid w:val="00AC4DFE"/>
    <w:rsid w:val="00AC4F4F"/>
    <w:rsid w:val="00AC52AE"/>
    <w:rsid w:val="00AC54ED"/>
    <w:rsid w:val="00AC587C"/>
    <w:rsid w:val="00AC5CEA"/>
    <w:rsid w:val="00AC5ED4"/>
    <w:rsid w:val="00AC681A"/>
    <w:rsid w:val="00AC7539"/>
    <w:rsid w:val="00AD1261"/>
    <w:rsid w:val="00AD1B36"/>
    <w:rsid w:val="00AD1BA2"/>
    <w:rsid w:val="00AD1C8D"/>
    <w:rsid w:val="00AD1CD5"/>
    <w:rsid w:val="00AD2950"/>
    <w:rsid w:val="00AD2993"/>
    <w:rsid w:val="00AD30EA"/>
    <w:rsid w:val="00AD343D"/>
    <w:rsid w:val="00AD3851"/>
    <w:rsid w:val="00AD4103"/>
    <w:rsid w:val="00AD4432"/>
    <w:rsid w:val="00AD5719"/>
    <w:rsid w:val="00AD587F"/>
    <w:rsid w:val="00AD5C64"/>
    <w:rsid w:val="00AD600C"/>
    <w:rsid w:val="00AD61C7"/>
    <w:rsid w:val="00AD65FB"/>
    <w:rsid w:val="00AD6695"/>
    <w:rsid w:val="00AD686F"/>
    <w:rsid w:val="00AD6BAE"/>
    <w:rsid w:val="00AD6E91"/>
    <w:rsid w:val="00AD7261"/>
    <w:rsid w:val="00AD7A62"/>
    <w:rsid w:val="00AD7B90"/>
    <w:rsid w:val="00AD7C28"/>
    <w:rsid w:val="00AE0352"/>
    <w:rsid w:val="00AE041E"/>
    <w:rsid w:val="00AE0CAE"/>
    <w:rsid w:val="00AE1174"/>
    <w:rsid w:val="00AE12E3"/>
    <w:rsid w:val="00AE2573"/>
    <w:rsid w:val="00AE261F"/>
    <w:rsid w:val="00AE2A18"/>
    <w:rsid w:val="00AE2DC2"/>
    <w:rsid w:val="00AE3B36"/>
    <w:rsid w:val="00AE406C"/>
    <w:rsid w:val="00AE4AE7"/>
    <w:rsid w:val="00AE4E82"/>
    <w:rsid w:val="00AE5077"/>
    <w:rsid w:val="00AE51BC"/>
    <w:rsid w:val="00AE524D"/>
    <w:rsid w:val="00AE532E"/>
    <w:rsid w:val="00AE53BC"/>
    <w:rsid w:val="00AE58D5"/>
    <w:rsid w:val="00AE6266"/>
    <w:rsid w:val="00AE65FD"/>
    <w:rsid w:val="00AE66FF"/>
    <w:rsid w:val="00AE6C57"/>
    <w:rsid w:val="00AE6D03"/>
    <w:rsid w:val="00AE700D"/>
    <w:rsid w:val="00AE735F"/>
    <w:rsid w:val="00AE73A2"/>
    <w:rsid w:val="00AE756E"/>
    <w:rsid w:val="00AE77B6"/>
    <w:rsid w:val="00AF06AD"/>
    <w:rsid w:val="00AF0754"/>
    <w:rsid w:val="00AF07EC"/>
    <w:rsid w:val="00AF0882"/>
    <w:rsid w:val="00AF1050"/>
    <w:rsid w:val="00AF19DB"/>
    <w:rsid w:val="00AF1E5B"/>
    <w:rsid w:val="00AF20D6"/>
    <w:rsid w:val="00AF213A"/>
    <w:rsid w:val="00AF2404"/>
    <w:rsid w:val="00AF2CDD"/>
    <w:rsid w:val="00AF2DC2"/>
    <w:rsid w:val="00AF334D"/>
    <w:rsid w:val="00AF35B0"/>
    <w:rsid w:val="00AF3F1C"/>
    <w:rsid w:val="00AF421B"/>
    <w:rsid w:val="00AF4C84"/>
    <w:rsid w:val="00AF564C"/>
    <w:rsid w:val="00AF56BB"/>
    <w:rsid w:val="00AF598B"/>
    <w:rsid w:val="00AF63D9"/>
    <w:rsid w:val="00AF6871"/>
    <w:rsid w:val="00AF69A9"/>
    <w:rsid w:val="00AF72A8"/>
    <w:rsid w:val="00AF76BF"/>
    <w:rsid w:val="00AF7B9E"/>
    <w:rsid w:val="00AF7BC7"/>
    <w:rsid w:val="00B000B7"/>
    <w:rsid w:val="00B0029F"/>
    <w:rsid w:val="00B002D8"/>
    <w:rsid w:val="00B010C0"/>
    <w:rsid w:val="00B01AB9"/>
    <w:rsid w:val="00B0213A"/>
    <w:rsid w:val="00B02D48"/>
    <w:rsid w:val="00B02EFC"/>
    <w:rsid w:val="00B035A0"/>
    <w:rsid w:val="00B042DB"/>
    <w:rsid w:val="00B04C56"/>
    <w:rsid w:val="00B05E27"/>
    <w:rsid w:val="00B06265"/>
    <w:rsid w:val="00B06481"/>
    <w:rsid w:val="00B06C0F"/>
    <w:rsid w:val="00B07D62"/>
    <w:rsid w:val="00B07F1F"/>
    <w:rsid w:val="00B1077D"/>
    <w:rsid w:val="00B108FA"/>
    <w:rsid w:val="00B116E6"/>
    <w:rsid w:val="00B118B3"/>
    <w:rsid w:val="00B11A25"/>
    <w:rsid w:val="00B11B72"/>
    <w:rsid w:val="00B12458"/>
    <w:rsid w:val="00B12E6C"/>
    <w:rsid w:val="00B13E4F"/>
    <w:rsid w:val="00B13F04"/>
    <w:rsid w:val="00B14B80"/>
    <w:rsid w:val="00B14BA7"/>
    <w:rsid w:val="00B152D4"/>
    <w:rsid w:val="00B15300"/>
    <w:rsid w:val="00B15730"/>
    <w:rsid w:val="00B16416"/>
    <w:rsid w:val="00B16E39"/>
    <w:rsid w:val="00B16F00"/>
    <w:rsid w:val="00B171C9"/>
    <w:rsid w:val="00B174D3"/>
    <w:rsid w:val="00B177E8"/>
    <w:rsid w:val="00B21C63"/>
    <w:rsid w:val="00B22191"/>
    <w:rsid w:val="00B2242C"/>
    <w:rsid w:val="00B22D07"/>
    <w:rsid w:val="00B2316A"/>
    <w:rsid w:val="00B23CC4"/>
    <w:rsid w:val="00B24A40"/>
    <w:rsid w:val="00B24B86"/>
    <w:rsid w:val="00B250F9"/>
    <w:rsid w:val="00B25253"/>
    <w:rsid w:val="00B25920"/>
    <w:rsid w:val="00B25AA2"/>
    <w:rsid w:val="00B25C15"/>
    <w:rsid w:val="00B25FF7"/>
    <w:rsid w:val="00B268D4"/>
    <w:rsid w:val="00B26A23"/>
    <w:rsid w:val="00B26EB2"/>
    <w:rsid w:val="00B272FE"/>
    <w:rsid w:val="00B2741F"/>
    <w:rsid w:val="00B27946"/>
    <w:rsid w:val="00B27D09"/>
    <w:rsid w:val="00B304ED"/>
    <w:rsid w:val="00B30AB6"/>
    <w:rsid w:val="00B30CD3"/>
    <w:rsid w:val="00B31A92"/>
    <w:rsid w:val="00B31AD4"/>
    <w:rsid w:val="00B31C7B"/>
    <w:rsid w:val="00B31D1F"/>
    <w:rsid w:val="00B3334C"/>
    <w:rsid w:val="00B355A7"/>
    <w:rsid w:val="00B3597F"/>
    <w:rsid w:val="00B36EFB"/>
    <w:rsid w:val="00B371AF"/>
    <w:rsid w:val="00B3742E"/>
    <w:rsid w:val="00B3746E"/>
    <w:rsid w:val="00B37B88"/>
    <w:rsid w:val="00B37E08"/>
    <w:rsid w:val="00B37FE4"/>
    <w:rsid w:val="00B403EF"/>
    <w:rsid w:val="00B40455"/>
    <w:rsid w:val="00B40611"/>
    <w:rsid w:val="00B40CAE"/>
    <w:rsid w:val="00B41D8B"/>
    <w:rsid w:val="00B4208B"/>
    <w:rsid w:val="00B4235C"/>
    <w:rsid w:val="00B42E91"/>
    <w:rsid w:val="00B42F2B"/>
    <w:rsid w:val="00B43C10"/>
    <w:rsid w:val="00B43D8E"/>
    <w:rsid w:val="00B43FF9"/>
    <w:rsid w:val="00B445D2"/>
    <w:rsid w:val="00B44D82"/>
    <w:rsid w:val="00B4542A"/>
    <w:rsid w:val="00B45ECA"/>
    <w:rsid w:val="00B46C14"/>
    <w:rsid w:val="00B46DB7"/>
    <w:rsid w:val="00B474A0"/>
    <w:rsid w:val="00B50119"/>
    <w:rsid w:val="00B5011C"/>
    <w:rsid w:val="00B5076C"/>
    <w:rsid w:val="00B50808"/>
    <w:rsid w:val="00B50BD9"/>
    <w:rsid w:val="00B510E8"/>
    <w:rsid w:val="00B510EC"/>
    <w:rsid w:val="00B5136E"/>
    <w:rsid w:val="00B515EB"/>
    <w:rsid w:val="00B51C96"/>
    <w:rsid w:val="00B51EED"/>
    <w:rsid w:val="00B52757"/>
    <w:rsid w:val="00B52DC8"/>
    <w:rsid w:val="00B53A55"/>
    <w:rsid w:val="00B549F2"/>
    <w:rsid w:val="00B557B7"/>
    <w:rsid w:val="00B56341"/>
    <w:rsid w:val="00B56812"/>
    <w:rsid w:val="00B56F87"/>
    <w:rsid w:val="00B57156"/>
    <w:rsid w:val="00B57883"/>
    <w:rsid w:val="00B60035"/>
    <w:rsid w:val="00B60619"/>
    <w:rsid w:val="00B60AC4"/>
    <w:rsid w:val="00B60B87"/>
    <w:rsid w:val="00B60ED9"/>
    <w:rsid w:val="00B62824"/>
    <w:rsid w:val="00B62856"/>
    <w:rsid w:val="00B63E69"/>
    <w:rsid w:val="00B6438D"/>
    <w:rsid w:val="00B64478"/>
    <w:rsid w:val="00B64520"/>
    <w:rsid w:val="00B65721"/>
    <w:rsid w:val="00B66F76"/>
    <w:rsid w:val="00B67016"/>
    <w:rsid w:val="00B67922"/>
    <w:rsid w:val="00B70057"/>
    <w:rsid w:val="00B706FB"/>
    <w:rsid w:val="00B70B27"/>
    <w:rsid w:val="00B71178"/>
    <w:rsid w:val="00B71902"/>
    <w:rsid w:val="00B71DBF"/>
    <w:rsid w:val="00B7258D"/>
    <w:rsid w:val="00B7280F"/>
    <w:rsid w:val="00B72A87"/>
    <w:rsid w:val="00B72C01"/>
    <w:rsid w:val="00B72EE8"/>
    <w:rsid w:val="00B730AE"/>
    <w:rsid w:val="00B730D9"/>
    <w:rsid w:val="00B73815"/>
    <w:rsid w:val="00B73F47"/>
    <w:rsid w:val="00B74CE1"/>
    <w:rsid w:val="00B75CC8"/>
    <w:rsid w:val="00B75EDB"/>
    <w:rsid w:val="00B7640E"/>
    <w:rsid w:val="00B764E2"/>
    <w:rsid w:val="00B77AA6"/>
    <w:rsid w:val="00B77E88"/>
    <w:rsid w:val="00B77F5E"/>
    <w:rsid w:val="00B8050D"/>
    <w:rsid w:val="00B80724"/>
    <w:rsid w:val="00B80A61"/>
    <w:rsid w:val="00B80BB9"/>
    <w:rsid w:val="00B81E69"/>
    <w:rsid w:val="00B82E62"/>
    <w:rsid w:val="00B831ED"/>
    <w:rsid w:val="00B8365E"/>
    <w:rsid w:val="00B83A33"/>
    <w:rsid w:val="00B84672"/>
    <w:rsid w:val="00B8480F"/>
    <w:rsid w:val="00B84D1F"/>
    <w:rsid w:val="00B84D95"/>
    <w:rsid w:val="00B84DA6"/>
    <w:rsid w:val="00B84E1C"/>
    <w:rsid w:val="00B85727"/>
    <w:rsid w:val="00B8601E"/>
    <w:rsid w:val="00B862B8"/>
    <w:rsid w:val="00B862D9"/>
    <w:rsid w:val="00B86F9D"/>
    <w:rsid w:val="00B87AC4"/>
    <w:rsid w:val="00B87C42"/>
    <w:rsid w:val="00B87E73"/>
    <w:rsid w:val="00B87F78"/>
    <w:rsid w:val="00B9098D"/>
    <w:rsid w:val="00B90F62"/>
    <w:rsid w:val="00B9108B"/>
    <w:rsid w:val="00B91B74"/>
    <w:rsid w:val="00B91CD7"/>
    <w:rsid w:val="00B92061"/>
    <w:rsid w:val="00B925BD"/>
    <w:rsid w:val="00B92A8A"/>
    <w:rsid w:val="00B92F20"/>
    <w:rsid w:val="00B931F0"/>
    <w:rsid w:val="00B939BF"/>
    <w:rsid w:val="00B93B01"/>
    <w:rsid w:val="00B9404B"/>
    <w:rsid w:val="00B942A2"/>
    <w:rsid w:val="00B94907"/>
    <w:rsid w:val="00B94F3F"/>
    <w:rsid w:val="00B95E48"/>
    <w:rsid w:val="00B9712D"/>
    <w:rsid w:val="00B97CBB"/>
    <w:rsid w:val="00BA072E"/>
    <w:rsid w:val="00BA1C4D"/>
    <w:rsid w:val="00BA1E76"/>
    <w:rsid w:val="00BA21AC"/>
    <w:rsid w:val="00BA21E8"/>
    <w:rsid w:val="00BA2A3E"/>
    <w:rsid w:val="00BA3255"/>
    <w:rsid w:val="00BA32E9"/>
    <w:rsid w:val="00BA33A2"/>
    <w:rsid w:val="00BA34AF"/>
    <w:rsid w:val="00BA3CA3"/>
    <w:rsid w:val="00BA3DE4"/>
    <w:rsid w:val="00BA3FC0"/>
    <w:rsid w:val="00BA443F"/>
    <w:rsid w:val="00BA4F74"/>
    <w:rsid w:val="00BA519F"/>
    <w:rsid w:val="00BA54D2"/>
    <w:rsid w:val="00BA5A25"/>
    <w:rsid w:val="00BA5F58"/>
    <w:rsid w:val="00BA5FC0"/>
    <w:rsid w:val="00BA620F"/>
    <w:rsid w:val="00BA629A"/>
    <w:rsid w:val="00BA77E3"/>
    <w:rsid w:val="00BA79E5"/>
    <w:rsid w:val="00BB0CEF"/>
    <w:rsid w:val="00BB0F48"/>
    <w:rsid w:val="00BB2AE2"/>
    <w:rsid w:val="00BB33AA"/>
    <w:rsid w:val="00BB35CF"/>
    <w:rsid w:val="00BB35F1"/>
    <w:rsid w:val="00BB3EAA"/>
    <w:rsid w:val="00BB43C4"/>
    <w:rsid w:val="00BB45B0"/>
    <w:rsid w:val="00BB58E7"/>
    <w:rsid w:val="00BB625F"/>
    <w:rsid w:val="00BB68CD"/>
    <w:rsid w:val="00BB6AC6"/>
    <w:rsid w:val="00BB6EB2"/>
    <w:rsid w:val="00BB75DC"/>
    <w:rsid w:val="00BB7D48"/>
    <w:rsid w:val="00BB7DC3"/>
    <w:rsid w:val="00BC07EC"/>
    <w:rsid w:val="00BC090B"/>
    <w:rsid w:val="00BC0D9C"/>
    <w:rsid w:val="00BC1407"/>
    <w:rsid w:val="00BC1A35"/>
    <w:rsid w:val="00BC1F45"/>
    <w:rsid w:val="00BC29E0"/>
    <w:rsid w:val="00BC30A8"/>
    <w:rsid w:val="00BC3674"/>
    <w:rsid w:val="00BC445F"/>
    <w:rsid w:val="00BC4AA0"/>
    <w:rsid w:val="00BC4C4C"/>
    <w:rsid w:val="00BC4E57"/>
    <w:rsid w:val="00BC4FE1"/>
    <w:rsid w:val="00BC50D2"/>
    <w:rsid w:val="00BC5424"/>
    <w:rsid w:val="00BC54F9"/>
    <w:rsid w:val="00BC5591"/>
    <w:rsid w:val="00BC570D"/>
    <w:rsid w:val="00BC636F"/>
    <w:rsid w:val="00BC69B4"/>
    <w:rsid w:val="00BC767F"/>
    <w:rsid w:val="00BC771F"/>
    <w:rsid w:val="00BC7B00"/>
    <w:rsid w:val="00BC7BC6"/>
    <w:rsid w:val="00BD00DD"/>
    <w:rsid w:val="00BD05BA"/>
    <w:rsid w:val="00BD106D"/>
    <w:rsid w:val="00BD19E2"/>
    <w:rsid w:val="00BD26C8"/>
    <w:rsid w:val="00BD364B"/>
    <w:rsid w:val="00BD4FCA"/>
    <w:rsid w:val="00BD663F"/>
    <w:rsid w:val="00BD6707"/>
    <w:rsid w:val="00BD7587"/>
    <w:rsid w:val="00BE1872"/>
    <w:rsid w:val="00BE1EB3"/>
    <w:rsid w:val="00BE1FAB"/>
    <w:rsid w:val="00BE2696"/>
    <w:rsid w:val="00BE27DB"/>
    <w:rsid w:val="00BE2E71"/>
    <w:rsid w:val="00BE34E4"/>
    <w:rsid w:val="00BE4808"/>
    <w:rsid w:val="00BE4A4C"/>
    <w:rsid w:val="00BE4DF5"/>
    <w:rsid w:val="00BE5573"/>
    <w:rsid w:val="00BE560D"/>
    <w:rsid w:val="00BE5A12"/>
    <w:rsid w:val="00BE7886"/>
    <w:rsid w:val="00BE7E7D"/>
    <w:rsid w:val="00BF01FE"/>
    <w:rsid w:val="00BF1623"/>
    <w:rsid w:val="00BF16A7"/>
    <w:rsid w:val="00BF16E8"/>
    <w:rsid w:val="00BF2444"/>
    <w:rsid w:val="00BF29D8"/>
    <w:rsid w:val="00BF2EE7"/>
    <w:rsid w:val="00BF33CA"/>
    <w:rsid w:val="00BF3DA4"/>
    <w:rsid w:val="00BF4C4E"/>
    <w:rsid w:val="00BF4EB8"/>
    <w:rsid w:val="00BF5084"/>
    <w:rsid w:val="00BF5176"/>
    <w:rsid w:val="00BF54E3"/>
    <w:rsid w:val="00BF56C8"/>
    <w:rsid w:val="00BF5BC0"/>
    <w:rsid w:val="00BF5C6C"/>
    <w:rsid w:val="00BF5E35"/>
    <w:rsid w:val="00BF6C0D"/>
    <w:rsid w:val="00BF6D84"/>
    <w:rsid w:val="00BF6F0F"/>
    <w:rsid w:val="00C0040F"/>
    <w:rsid w:val="00C00AF4"/>
    <w:rsid w:val="00C0180C"/>
    <w:rsid w:val="00C01BDF"/>
    <w:rsid w:val="00C01D9D"/>
    <w:rsid w:val="00C01EC1"/>
    <w:rsid w:val="00C01EC6"/>
    <w:rsid w:val="00C02432"/>
    <w:rsid w:val="00C02F78"/>
    <w:rsid w:val="00C047CC"/>
    <w:rsid w:val="00C053F4"/>
    <w:rsid w:val="00C05466"/>
    <w:rsid w:val="00C05D3F"/>
    <w:rsid w:val="00C062FE"/>
    <w:rsid w:val="00C0686A"/>
    <w:rsid w:val="00C06C9A"/>
    <w:rsid w:val="00C071CD"/>
    <w:rsid w:val="00C07723"/>
    <w:rsid w:val="00C07782"/>
    <w:rsid w:val="00C07873"/>
    <w:rsid w:val="00C07F3C"/>
    <w:rsid w:val="00C100F4"/>
    <w:rsid w:val="00C10A50"/>
    <w:rsid w:val="00C10ED6"/>
    <w:rsid w:val="00C11905"/>
    <w:rsid w:val="00C11E8A"/>
    <w:rsid w:val="00C12820"/>
    <w:rsid w:val="00C12B43"/>
    <w:rsid w:val="00C12CAB"/>
    <w:rsid w:val="00C13060"/>
    <w:rsid w:val="00C131F4"/>
    <w:rsid w:val="00C13BCE"/>
    <w:rsid w:val="00C13CF8"/>
    <w:rsid w:val="00C14422"/>
    <w:rsid w:val="00C150D9"/>
    <w:rsid w:val="00C15B1F"/>
    <w:rsid w:val="00C15BB7"/>
    <w:rsid w:val="00C1637D"/>
    <w:rsid w:val="00C171FE"/>
    <w:rsid w:val="00C17409"/>
    <w:rsid w:val="00C206F3"/>
    <w:rsid w:val="00C2078A"/>
    <w:rsid w:val="00C217EA"/>
    <w:rsid w:val="00C21B07"/>
    <w:rsid w:val="00C21B2A"/>
    <w:rsid w:val="00C21CD1"/>
    <w:rsid w:val="00C2235D"/>
    <w:rsid w:val="00C22553"/>
    <w:rsid w:val="00C2268E"/>
    <w:rsid w:val="00C22735"/>
    <w:rsid w:val="00C2317F"/>
    <w:rsid w:val="00C23312"/>
    <w:rsid w:val="00C236AF"/>
    <w:rsid w:val="00C23CCB"/>
    <w:rsid w:val="00C2411E"/>
    <w:rsid w:val="00C241D8"/>
    <w:rsid w:val="00C24234"/>
    <w:rsid w:val="00C2453A"/>
    <w:rsid w:val="00C2473C"/>
    <w:rsid w:val="00C25208"/>
    <w:rsid w:val="00C25A69"/>
    <w:rsid w:val="00C25E1D"/>
    <w:rsid w:val="00C2655A"/>
    <w:rsid w:val="00C26D8B"/>
    <w:rsid w:val="00C27211"/>
    <w:rsid w:val="00C27492"/>
    <w:rsid w:val="00C27CFF"/>
    <w:rsid w:val="00C30CA6"/>
    <w:rsid w:val="00C30CDF"/>
    <w:rsid w:val="00C312F8"/>
    <w:rsid w:val="00C31736"/>
    <w:rsid w:val="00C31C92"/>
    <w:rsid w:val="00C320A6"/>
    <w:rsid w:val="00C322BA"/>
    <w:rsid w:val="00C32F41"/>
    <w:rsid w:val="00C3309E"/>
    <w:rsid w:val="00C330E0"/>
    <w:rsid w:val="00C335C1"/>
    <w:rsid w:val="00C3395D"/>
    <w:rsid w:val="00C34358"/>
    <w:rsid w:val="00C3475A"/>
    <w:rsid w:val="00C34990"/>
    <w:rsid w:val="00C351E0"/>
    <w:rsid w:val="00C352EE"/>
    <w:rsid w:val="00C35771"/>
    <w:rsid w:val="00C35841"/>
    <w:rsid w:val="00C35BEE"/>
    <w:rsid w:val="00C372DC"/>
    <w:rsid w:val="00C3766E"/>
    <w:rsid w:val="00C37AC5"/>
    <w:rsid w:val="00C401A0"/>
    <w:rsid w:val="00C401C0"/>
    <w:rsid w:val="00C407D6"/>
    <w:rsid w:val="00C40E01"/>
    <w:rsid w:val="00C4145A"/>
    <w:rsid w:val="00C416D2"/>
    <w:rsid w:val="00C41F66"/>
    <w:rsid w:val="00C427B7"/>
    <w:rsid w:val="00C432A7"/>
    <w:rsid w:val="00C437E0"/>
    <w:rsid w:val="00C43A79"/>
    <w:rsid w:val="00C43E64"/>
    <w:rsid w:val="00C440B2"/>
    <w:rsid w:val="00C4445A"/>
    <w:rsid w:val="00C44849"/>
    <w:rsid w:val="00C44FAA"/>
    <w:rsid w:val="00C4597F"/>
    <w:rsid w:val="00C46B1C"/>
    <w:rsid w:val="00C46EDE"/>
    <w:rsid w:val="00C4777F"/>
    <w:rsid w:val="00C47803"/>
    <w:rsid w:val="00C47AB1"/>
    <w:rsid w:val="00C47E53"/>
    <w:rsid w:val="00C47E63"/>
    <w:rsid w:val="00C50094"/>
    <w:rsid w:val="00C50BA3"/>
    <w:rsid w:val="00C51ACA"/>
    <w:rsid w:val="00C51BC9"/>
    <w:rsid w:val="00C51DF1"/>
    <w:rsid w:val="00C51E3D"/>
    <w:rsid w:val="00C52124"/>
    <w:rsid w:val="00C526F3"/>
    <w:rsid w:val="00C52A2B"/>
    <w:rsid w:val="00C53001"/>
    <w:rsid w:val="00C535CE"/>
    <w:rsid w:val="00C53A00"/>
    <w:rsid w:val="00C53D70"/>
    <w:rsid w:val="00C53E36"/>
    <w:rsid w:val="00C546E9"/>
    <w:rsid w:val="00C55958"/>
    <w:rsid w:val="00C559DE"/>
    <w:rsid w:val="00C55F82"/>
    <w:rsid w:val="00C5644F"/>
    <w:rsid w:val="00C57182"/>
    <w:rsid w:val="00C60132"/>
    <w:rsid w:val="00C60985"/>
    <w:rsid w:val="00C60AC9"/>
    <w:rsid w:val="00C60BAA"/>
    <w:rsid w:val="00C60FD6"/>
    <w:rsid w:val="00C61726"/>
    <w:rsid w:val="00C61EE3"/>
    <w:rsid w:val="00C61F5C"/>
    <w:rsid w:val="00C62832"/>
    <w:rsid w:val="00C62CDB"/>
    <w:rsid w:val="00C64002"/>
    <w:rsid w:val="00C6445E"/>
    <w:rsid w:val="00C64BF8"/>
    <w:rsid w:val="00C64C05"/>
    <w:rsid w:val="00C64EF7"/>
    <w:rsid w:val="00C652E7"/>
    <w:rsid w:val="00C652F2"/>
    <w:rsid w:val="00C659B4"/>
    <w:rsid w:val="00C67A01"/>
    <w:rsid w:val="00C70476"/>
    <w:rsid w:val="00C70B04"/>
    <w:rsid w:val="00C70CFF"/>
    <w:rsid w:val="00C70F52"/>
    <w:rsid w:val="00C7178F"/>
    <w:rsid w:val="00C720A0"/>
    <w:rsid w:val="00C722E8"/>
    <w:rsid w:val="00C72A9A"/>
    <w:rsid w:val="00C72F3D"/>
    <w:rsid w:val="00C73F0E"/>
    <w:rsid w:val="00C74684"/>
    <w:rsid w:val="00C748CA"/>
    <w:rsid w:val="00C74C33"/>
    <w:rsid w:val="00C74EE6"/>
    <w:rsid w:val="00C7507F"/>
    <w:rsid w:val="00C753E5"/>
    <w:rsid w:val="00C75F2B"/>
    <w:rsid w:val="00C76097"/>
    <w:rsid w:val="00C763B6"/>
    <w:rsid w:val="00C7771D"/>
    <w:rsid w:val="00C77C7A"/>
    <w:rsid w:val="00C801B1"/>
    <w:rsid w:val="00C80460"/>
    <w:rsid w:val="00C8124E"/>
    <w:rsid w:val="00C81D35"/>
    <w:rsid w:val="00C81FE1"/>
    <w:rsid w:val="00C8247B"/>
    <w:rsid w:val="00C82977"/>
    <w:rsid w:val="00C829A9"/>
    <w:rsid w:val="00C82C67"/>
    <w:rsid w:val="00C83055"/>
    <w:rsid w:val="00C830C4"/>
    <w:rsid w:val="00C83B5A"/>
    <w:rsid w:val="00C83D99"/>
    <w:rsid w:val="00C84235"/>
    <w:rsid w:val="00C847B6"/>
    <w:rsid w:val="00C84F79"/>
    <w:rsid w:val="00C8501A"/>
    <w:rsid w:val="00C85715"/>
    <w:rsid w:val="00C8577B"/>
    <w:rsid w:val="00C85794"/>
    <w:rsid w:val="00C86647"/>
    <w:rsid w:val="00C86713"/>
    <w:rsid w:val="00C86ED1"/>
    <w:rsid w:val="00C87DA9"/>
    <w:rsid w:val="00C87ED4"/>
    <w:rsid w:val="00C90CE8"/>
    <w:rsid w:val="00C90F1B"/>
    <w:rsid w:val="00C90F49"/>
    <w:rsid w:val="00C9130C"/>
    <w:rsid w:val="00C91385"/>
    <w:rsid w:val="00C913AA"/>
    <w:rsid w:val="00C91EAF"/>
    <w:rsid w:val="00C922DF"/>
    <w:rsid w:val="00C928F3"/>
    <w:rsid w:val="00C929E7"/>
    <w:rsid w:val="00C929F4"/>
    <w:rsid w:val="00C93074"/>
    <w:rsid w:val="00C93125"/>
    <w:rsid w:val="00C93CBE"/>
    <w:rsid w:val="00C94112"/>
    <w:rsid w:val="00C942EF"/>
    <w:rsid w:val="00C943E0"/>
    <w:rsid w:val="00C946A8"/>
    <w:rsid w:val="00C946B7"/>
    <w:rsid w:val="00C946EB"/>
    <w:rsid w:val="00C94779"/>
    <w:rsid w:val="00C95C15"/>
    <w:rsid w:val="00C95FF6"/>
    <w:rsid w:val="00C960DA"/>
    <w:rsid w:val="00C97158"/>
    <w:rsid w:val="00CA0CFA"/>
    <w:rsid w:val="00CA11D7"/>
    <w:rsid w:val="00CA207A"/>
    <w:rsid w:val="00CA2424"/>
    <w:rsid w:val="00CA2B32"/>
    <w:rsid w:val="00CA2E6C"/>
    <w:rsid w:val="00CA2F3A"/>
    <w:rsid w:val="00CA3478"/>
    <w:rsid w:val="00CA3808"/>
    <w:rsid w:val="00CA38AB"/>
    <w:rsid w:val="00CA48C9"/>
    <w:rsid w:val="00CA4F66"/>
    <w:rsid w:val="00CA5226"/>
    <w:rsid w:val="00CA5883"/>
    <w:rsid w:val="00CA5FAC"/>
    <w:rsid w:val="00CA66D8"/>
    <w:rsid w:val="00CA6CA9"/>
    <w:rsid w:val="00CA7254"/>
    <w:rsid w:val="00CA752B"/>
    <w:rsid w:val="00CA7D7A"/>
    <w:rsid w:val="00CB003F"/>
    <w:rsid w:val="00CB01BD"/>
    <w:rsid w:val="00CB08BC"/>
    <w:rsid w:val="00CB0C9B"/>
    <w:rsid w:val="00CB1CBB"/>
    <w:rsid w:val="00CB437E"/>
    <w:rsid w:val="00CB462B"/>
    <w:rsid w:val="00CB4BDC"/>
    <w:rsid w:val="00CB4F87"/>
    <w:rsid w:val="00CB4F95"/>
    <w:rsid w:val="00CB51B3"/>
    <w:rsid w:val="00CB52EA"/>
    <w:rsid w:val="00CB5BDF"/>
    <w:rsid w:val="00CB5C8C"/>
    <w:rsid w:val="00CB5D34"/>
    <w:rsid w:val="00CB60BB"/>
    <w:rsid w:val="00CB66A5"/>
    <w:rsid w:val="00CB6BBB"/>
    <w:rsid w:val="00CB6C57"/>
    <w:rsid w:val="00CB7059"/>
    <w:rsid w:val="00CB739A"/>
    <w:rsid w:val="00CB7C96"/>
    <w:rsid w:val="00CC0010"/>
    <w:rsid w:val="00CC0092"/>
    <w:rsid w:val="00CC0202"/>
    <w:rsid w:val="00CC032D"/>
    <w:rsid w:val="00CC045A"/>
    <w:rsid w:val="00CC0468"/>
    <w:rsid w:val="00CC0596"/>
    <w:rsid w:val="00CC0654"/>
    <w:rsid w:val="00CC092B"/>
    <w:rsid w:val="00CC09A8"/>
    <w:rsid w:val="00CC1144"/>
    <w:rsid w:val="00CC1890"/>
    <w:rsid w:val="00CC3763"/>
    <w:rsid w:val="00CC3800"/>
    <w:rsid w:val="00CC3BE3"/>
    <w:rsid w:val="00CC3D64"/>
    <w:rsid w:val="00CC3EF9"/>
    <w:rsid w:val="00CC431B"/>
    <w:rsid w:val="00CC4AF2"/>
    <w:rsid w:val="00CC5072"/>
    <w:rsid w:val="00CC568C"/>
    <w:rsid w:val="00CC67D0"/>
    <w:rsid w:val="00CC6866"/>
    <w:rsid w:val="00CC6FF7"/>
    <w:rsid w:val="00CC71A2"/>
    <w:rsid w:val="00CD024D"/>
    <w:rsid w:val="00CD0B38"/>
    <w:rsid w:val="00CD0C6C"/>
    <w:rsid w:val="00CD14B9"/>
    <w:rsid w:val="00CD1C17"/>
    <w:rsid w:val="00CD1F02"/>
    <w:rsid w:val="00CD24A0"/>
    <w:rsid w:val="00CD24E0"/>
    <w:rsid w:val="00CD4C5E"/>
    <w:rsid w:val="00CD5AD6"/>
    <w:rsid w:val="00CD613E"/>
    <w:rsid w:val="00CD74F8"/>
    <w:rsid w:val="00CD755C"/>
    <w:rsid w:val="00CD7DB7"/>
    <w:rsid w:val="00CD7E5A"/>
    <w:rsid w:val="00CE0110"/>
    <w:rsid w:val="00CE06D4"/>
    <w:rsid w:val="00CE0BA6"/>
    <w:rsid w:val="00CE0CDB"/>
    <w:rsid w:val="00CE1692"/>
    <w:rsid w:val="00CE21A3"/>
    <w:rsid w:val="00CE43DA"/>
    <w:rsid w:val="00CE4F7F"/>
    <w:rsid w:val="00CE539C"/>
    <w:rsid w:val="00CE5410"/>
    <w:rsid w:val="00CE5814"/>
    <w:rsid w:val="00CE5B46"/>
    <w:rsid w:val="00CE6AEF"/>
    <w:rsid w:val="00CE6B0C"/>
    <w:rsid w:val="00CE6C1D"/>
    <w:rsid w:val="00CE79CF"/>
    <w:rsid w:val="00CE7A3A"/>
    <w:rsid w:val="00CF0884"/>
    <w:rsid w:val="00CF0F2C"/>
    <w:rsid w:val="00CF15DA"/>
    <w:rsid w:val="00CF2637"/>
    <w:rsid w:val="00CF2B52"/>
    <w:rsid w:val="00CF37DE"/>
    <w:rsid w:val="00CF3CC8"/>
    <w:rsid w:val="00CF4A3B"/>
    <w:rsid w:val="00CF5365"/>
    <w:rsid w:val="00CF5710"/>
    <w:rsid w:val="00CF62AE"/>
    <w:rsid w:val="00CF6798"/>
    <w:rsid w:val="00CF71B6"/>
    <w:rsid w:val="00CF72B3"/>
    <w:rsid w:val="00CF74FB"/>
    <w:rsid w:val="00CF7527"/>
    <w:rsid w:val="00CF7584"/>
    <w:rsid w:val="00D002C6"/>
    <w:rsid w:val="00D00B60"/>
    <w:rsid w:val="00D00CAE"/>
    <w:rsid w:val="00D00FCB"/>
    <w:rsid w:val="00D01072"/>
    <w:rsid w:val="00D013C5"/>
    <w:rsid w:val="00D02078"/>
    <w:rsid w:val="00D02E11"/>
    <w:rsid w:val="00D02F3C"/>
    <w:rsid w:val="00D03265"/>
    <w:rsid w:val="00D03A91"/>
    <w:rsid w:val="00D045DC"/>
    <w:rsid w:val="00D047A9"/>
    <w:rsid w:val="00D048AB"/>
    <w:rsid w:val="00D05185"/>
    <w:rsid w:val="00D05221"/>
    <w:rsid w:val="00D052D6"/>
    <w:rsid w:val="00D05EE7"/>
    <w:rsid w:val="00D0638E"/>
    <w:rsid w:val="00D067F4"/>
    <w:rsid w:val="00D06920"/>
    <w:rsid w:val="00D071E2"/>
    <w:rsid w:val="00D07412"/>
    <w:rsid w:val="00D0770A"/>
    <w:rsid w:val="00D0777A"/>
    <w:rsid w:val="00D07D0F"/>
    <w:rsid w:val="00D11072"/>
    <w:rsid w:val="00D11203"/>
    <w:rsid w:val="00D1185A"/>
    <w:rsid w:val="00D1239A"/>
    <w:rsid w:val="00D12430"/>
    <w:rsid w:val="00D1243A"/>
    <w:rsid w:val="00D12C38"/>
    <w:rsid w:val="00D12F8F"/>
    <w:rsid w:val="00D132F6"/>
    <w:rsid w:val="00D138FF"/>
    <w:rsid w:val="00D13DE2"/>
    <w:rsid w:val="00D144B3"/>
    <w:rsid w:val="00D14658"/>
    <w:rsid w:val="00D1524E"/>
    <w:rsid w:val="00D157B9"/>
    <w:rsid w:val="00D15C74"/>
    <w:rsid w:val="00D15F2C"/>
    <w:rsid w:val="00D16773"/>
    <w:rsid w:val="00D16AE6"/>
    <w:rsid w:val="00D16D78"/>
    <w:rsid w:val="00D17A05"/>
    <w:rsid w:val="00D17BBF"/>
    <w:rsid w:val="00D20058"/>
    <w:rsid w:val="00D20A42"/>
    <w:rsid w:val="00D21111"/>
    <w:rsid w:val="00D2250C"/>
    <w:rsid w:val="00D22581"/>
    <w:rsid w:val="00D2332A"/>
    <w:rsid w:val="00D233F6"/>
    <w:rsid w:val="00D23C4B"/>
    <w:rsid w:val="00D24532"/>
    <w:rsid w:val="00D24B53"/>
    <w:rsid w:val="00D2545A"/>
    <w:rsid w:val="00D255E3"/>
    <w:rsid w:val="00D25638"/>
    <w:rsid w:val="00D25A65"/>
    <w:rsid w:val="00D25C31"/>
    <w:rsid w:val="00D25C6E"/>
    <w:rsid w:val="00D26FCA"/>
    <w:rsid w:val="00D27514"/>
    <w:rsid w:val="00D276B8"/>
    <w:rsid w:val="00D27949"/>
    <w:rsid w:val="00D27B37"/>
    <w:rsid w:val="00D27CB9"/>
    <w:rsid w:val="00D27D21"/>
    <w:rsid w:val="00D27F45"/>
    <w:rsid w:val="00D30B26"/>
    <w:rsid w:val="00D3192F"/>
    <w:rsid w:val="00D31D4B"/>
    <w:rsid w:val="00D31F19"/>
    <w:rsid w:val="00D327F0"/>
    <w:rsid w:val="00D328C4"/>
    <w:rsid w:val="00D32B1C"/>
    <w:rsid w:val="00D34295"/>
    <w:rsid w:val="00D34730"/>
    <w:rsid w:val="00D34EAF"/>
    <w:rsid w:val="00D354DA"/>
    <w:rsid w:val="00D36056"/>
    <w:rsid w:val="00D36378"/>
    <w:rsid w:val="00D363CA"/>
    <w:rsid w:val="00D367DD"/>
    <w:rsid w:val="00D37015"/>
    <w:rsid w:val="00D37B92"/>
    <w:rsid w:val="00D400C0"/>
    <w:rsid w:val="00D403A3"/>
    <w:rsid w:val="00D403E0"/>
    <w:rsid w:val="00D404D3"/>
    <w:rsid w:val="00D40EA0"/>
    <w:rsid w:val="00D41105"/>
    <w:rsid w:val="00D413D0"/>
    <w:rsid w:val="00D4189E"/>
    <w:rsid w:val="00D42070"/>
    <w:rsid w:val="00D42550"/>
    <w:rsid w:val="00D42A98"/>
    <w:rsid w:val="00D4303E"/>
    <w:rsid w:val="00D43677"/>
    <w:rsid w:val="00D438F5"/>
    <w:rsid w:val="00D43C37"/>
    <w:rsid w:val="00D43C82"/>
    <w:rsid w:val="00D43E9B"/>
    <w:rsid w:val="00D44DDF"/>
    <w:rsid w:val="00D4501C"/>
    <w:rsid w:val="00D460D6"/>
    <w:rsid w:val="00D46326"/>
    <w:rsid w:val="00D465B4"/>
    <w:rsid w:val="00D46958"/>
    <w:rsid w:val="00D47163"/>
    <w:rsid w:val="00D476A1"/>
    <w:rsid w:val="00D47D53"/>
    <w:rsid w:val="00D5084A"/>
    <w:rsid w:val="00D513EC"/>
    <w:rsid w:val="00D516F7"/>
    <w:rsid w:val="00D51815"/>
    <w:rsid w:val="00D51E05"/>
    <w:rsid w:val="00D51E7C"/>
    <w:rsid w:val="00D521F5"/>
    <w:rsid w:val="00D52DCD"/>
    <w:rsid w:val="00D5314F"/>
    <w:rsid w:val="00D535C7"/>
    <w:rsid w:val="00D53D8F"/>
    <w:rsid w:val="00D53F4D"/>
    <w:rsid w:val="00D54FC5"/>
    <w:rsid w:val="00D55E52"/>
    <w:rsid w:val="00D56167"/>
    <w:rsid w:val="00D564B3"/>
    <w:rsid w:val="00D568C5"/>
    <w:rsid w:val="00D56BA8"/>
    <w:rsid w:val="00D56C9C"/>
    <w:rsid w:val="00D56F0C"/>
    <w:rsid w:val="00D573B7"/>
    <w:rsid w:val="00D57616"/>
    <w:rsid w:val="00D578EA"/>
    <w:rsid w:val="00D610C8"/>
    <w:rsid w:val="00D61CE9"/>
    <w:rsid w:val="00D62883"/>
    <w:rsid w:val="00D629A4"/>
    <w:rsid w:val="00D6315E"/>
    <w:rsid w:val="00D63194"/>
    <w:rsid w:val="00D6374B"/>
    <w:rsid w:val="00D63BE9"/>
    <w:rsid w:val="00D64427"/>
    <w:rsid w:val="00D64560"/>
    <w:rsid w:val="00D6475C"/>
    <w:rsid w:val="00D64DEC"/>
    <w:rsid w:val="00D65211"/>
    <w:rsid w:val="00D654E4"/>
    <w:rsid w:val="00D655D2"/>
    <w:rsid w:val="00D65FF2"/>
    <w:rsid w:val="00D66061"/>
    <w:rsid w:val="00D66A61"/>
    <w:rsid w:val="00D67DC7"/>
    <w:rsid w:val="00D67ED1"/>
    <w:rsid w:val="00D700E3"/>
    <w:rsid w:val="00D70372"/>
    <w:rsid w:val="00D708E0"/>
    <w:rsid w:val="00D71581"/>
    <w:rsid w:val="00D71A94"/>
    <w:rsid w:val="00D71AF5"/>
    <w:rsid w:val="00D71F35"/>
    <w:rsid w:val="00D72A0D"/>
    <w:rsid w:val="00D7314D"/>
    <w:rsid w:val="00D73445"/>
    <w:rsid w:val="00D74982"/>
    <w:rsid w:val="00D74FDE"/>
    <w:rsid w:val="00D75724"/>
    <w:rsid w:val="00D75EB9"/>
    <w:rsid w:val="00D76152"/>
    <w:rsid w:val="00D76857"/>
    <w:rsid w:val="00D76B28"/>
    <w:rsid w:val="00D77088"/>
    <w:rsid w:val="00D77B80"/>
    <w:rsid w:val="00D77E8B"/>
    <w:rsid w:val="00D77F86"/>
    <w:rsid w:val="00D800F8"/>
    <w:rsid w:val="00D80169"/>
    <w:rsid w:val="00D81011"/>
    <w:rsid w:val="00D810E2"/>
    <w:rsid w:val="00D812F9"/>
    <w:rsid w:val="00D81BA6"/>
    <w:rsid w:val="00D821FF"/>
    <w:rsid w:val="00D83683"/>
    <w:rsid w:val="00D838F9"/>
    <w:rsid w:val="00D83DE8"/>
    <w:rsid w:val="00D84018"/>
    <w:rsid w:val="00D8463B"/>
    <w:rsid w:val="00D85504"/>
    <w:rsid w:val="00D867C9"/>
    <w:rsid w:val="00D86C5C"/>
    <w:rsid w:val="00D9002E"/>
    <w:rsid w:val="00D9067D"/>
    <w:rsid w:val="00D9078B"/>
    <w:rsid w:val="00D9080E"/>
    <w:rsid w:val="00D90BEC"/>
    <w:rsid w:val="00D91014"/>
    <w:rsid w:val="00D9145E"/>
    <w:rsid w:val="00D91473"/>
    <w:rsid w:val="00D9195A"/>
    <w:rsid w:val="00D91AD0"/>
    <w:rsid w:val="00D91D5C"/>
    <w:rsid w:val="00D9201E"/>
    <w:rsid w:val="00D9257C"/>
    <w:rsid w:val="00D93692"/>
    <w:rsid w:val="00D94775"/>
    <w:rsid w:val="00D95009"/>
    <w:rsid w:val="00D95896"/>
    <w:rsid w:val="00D9637C"/>
    <w:rsid w:val="00D963A7"/>
    <w:rsid w:val="00D96FE5"/>
    <w:rsid w:val="00D9769A"/>
    <w:rsid w:val="00D97ABB"/>
    <w:rsid w:val="00D97D0E"/>
    <w:rsid w:val="00DA0EA5"/>
    <w:rsid w:val="00DA124F"/>
    <w:rsid w:val="00DA1605"/>
    <w:rsid w:val="00DA2665"/>
    <w:rsid w:val="00DA271B"/>
    <w:rsid w:val="00DA2DA3"/>
    <w:rsid w:val="00DA2DD8"/>
    <w:rsid w:val="00DA3583"/>
    <w:rsid w:val="00DA371F"/>
    <w:rsid w:val="00DA43DF"/>
    <w:rsid w:val="00DA4785"/>
    <w:rsid w:val="00DA4ABC"/>
    <w:rsid w:val="00DA55ED"/>
    <w:rsid w:val="00DA6027"/>
    <w:rsid w:val="00DA65FF"/>
    <w:rsid w:val="00DA6797"/>
    <w:rsid w:val="00DA6BA5"/>
    <w:rsid w:val="00DA6F2C"/>
    <w:rsid w:val="00DA79DD"/>
    <w:rsid w:val="00DB0745"/>
    <w:rsid w:val="00DB081D"/>
    <w:rsid w:val="00DB125C"/>
    <w:rsid w:val="00DB2A84"/>
    <w:rsid w:val="00DB2ACD"/>
    <w:rsid w:val="00DB2DBE"/>
    <w:rsid w:val="00DB2EEF"/>
    <w:rsid w:val="00DB3CC4"/>
    <w:rsid w:val="00DB3F2C"/>
    <w:rsid w:val="00DB4454"/>
    <w:rsid w:val="00DB5065"/>
    <w:rsid w:val="00DB51B0"/>
    <w:rsid w:val="00DB582C"/>
    <w:rsid w:val="00DB6203"/>
    <w:rsid w:val="00DB6253"/>
    <w:rsid w:val="00DB6840"/>
    <w:rsid w:val="00DB6859"/>
    <w:rsid w:val="00DB68E1"/>
    <w:rsid w:val="00DB6C4A"/>
    <w:rsid w:val="00DB7114"/>
    <w:rsid w:val="00DB7CF5"/>
    <w:rsid w:val="00DC048C"/>
    <w:rsid w:val="00DC055F"/>
    <w:rsid w:val="00DC084D"/>
    <w:rsid w:val="00DC1028"/>
    <w:rsid w:val="00DC10B3"/>
    <w:rsid w:val="00DC17A2"/>
    <w:rsid w:val="00DC17D8"/>
    <w:rsid w:val="00DC2F19"/>
    <w:rsid w:val="00DC3499"/>
    <w:rsid w:val="00DC3C40"/>
    <w:rsid w:val="00DC42C3"/>
    <w:rsid w:val="00DC4F60"/>
    <w:rsid w:val="00DC542C"/>
    <w:rsid w:val="00DC5AF2"/>
    <w:rsid w:val="00DC6057"/>
    <w:rsid w:val="00DD0706"/>
    <w:rsid w:val="00DD080C"/>
    <w:rsid w:val="00DD0932"/>
    <w:rsid w:val="00DD0D9A"/>
    <w:rsid w:val="00DD2589"/>
    <w:rsid w:val="00DD292B"/>
    <w:rsid w:val="00DD2C16"/>
    <w:rsid w:val="00DD2D07"/>
    <w:rsid w:val="00DD2D48"/>
    <w:rsid w:val="00DD2EE2"/>
    <w:rsid w:val="00DD3030"/>
    <w:rsid w:val="00DD3B09"/>
    <w:rsid w:val="00DD3B71"/>
    <w:rsid w:val="00DD3C16"/>
    <w:rsid w:val="00DD4099"/>
    <w:rsid w:val="00DD49AF"/>
    <w:rsid w:val="00DD4E72"/>
    <w:rsid w:val="00DD51BB"/>
    <w:rsid w:val="00DD5D7E"/>
    <w:rsid w:val="00DD5F1B"/>
    <w:rsid w:val="00DD681D"/>
    <w:rsid w:val="00DD757A"/>
    <w:rsid w:val="00DD79BC"/>
    <w:rsid w:val="00DE06D9"/>
    <w:rsid w:val="00DE0BD8"/>
    <w:rsid w:val="00DE0CEC"/>
    <w:rsid w:val="00DE0D06"/>
    <w:rsid w:val="00DE0E49"/>
    <w:rsid w:val="00DE0E6A"/>
    <w:rsid w:val="00DE1FAB"/>
    <w:rsid w:val="00DE23F7"/>
    <w:rsid w:val="00DE2469"/>
    <w:rsid w:val="00DE2A5A"/>
    <w:rsid w:val="00DE34FF"/>
    <w:rsid w:val="00DE38A2"/>
    <w:rsid w:val="00DE4632"/>
    <w:rsid w:val="00DE55A8"/>
    <w:rsid w:val="00DE5923"/>
    <w:rsid w:val="00DE5BCC"/>
    <w:rsid w:val="00DE5F82"/>
    <w:rsid w:val="00DE661E"/>
    <w:rsid w:val="00DE66BD"/>
    <w:rsid w:val="00DE6B44"/>
    <w:rsid w:val="00DE6C34"/>
    <w:rsid w:val="00DE72C9"/>
    <w:rsid w:val="00DE7EC1"/>
    <w:rsid w:val="00DE7EF6"/>
    <w:rsid w:val="00DF1466"/>
    <w:rsid w:val="00DF1725"/>
    <w:rsid w:val="00DF2269"/>
    <w:rsid w:val="00DF2374"/>
    <w:rsid w:val="00DF2CA0"/>
    <w:rsid w:val="00DF3392"/>
    <w:rsid w:val="00DF4575"/>
    <w:rsid w:val="00DF473A"/>
    <w:rsid w:val="00DF4987"/>
    <w:rsid w:val="00DF4ED0"/>
    <w:rsid w:val="00DF537E"/>
    <w:rsid w:val="00DF5421"/>
    <w:rsid w:val="00DF5C75"/>
    <w:rsid w:val="00DF6565"/>
    <w:rsid w:val="00DF7534"/>
    <w:rsid w:val="00DF7640"/>
    <w:rsid w:val="00E00071"/>
    <w:rsid w:val="00E0009B"/>
    <w:rsid w:val="00E00E73"/>
    <w:rsid w:val="00E01E70"/>
    <w:rsid w:val="00E01FAB"/>
    <w:rsid w:val="00E02CC4"/>
    <w:rsid w:val="00E03988"/>
    <w:rsid w:val="00E03AF5"/>
    <w:rsid w:val="00E042BE"/>
    <w:rsid w:val="00E044C8"/>
    <w:rsid w:val="00E04F78"/>
    <w:rsid w:val="00E04F88"/>
    <w:rsid w:val="00E05A14"/>
    <w:rsid w:val="00E07CDC"/>
    <w:rsid w:val="00E07DB8"/>
    <w:rsid w:val="00E07F74"/>
    <w:rsid w:val="00E10570"/>
    <w:rsid w:val="00E115BD"/>
    <w:rsid w:val="00E11D59"/>
    <w:rsid w:val="00E11DF4"/>
    <w:rsid w:val="00E126C5"/>
    <w:rsid w:val="00E12732"/>
    <w:rsid w:val="00E136B8"/>
    <w:rsid w:val="00E136F8"/>
    <w:rsid w:val="00E13A35"/>
    <w:rsid w:val="00E140B9"/>
    <w:rsid w:val="00E1454F"/>
    <w:rsid w:val="00E14678"/>
    <w:rsid w:val="00E14714"/>
    <w:rsid w:val="00E14ADA"/>
    <w:rsid w:val="00E15773"/>
    <w:rsid w:val="00E157EF"/>
    <w:rsid w:val="00E15C43"/>
    <w:rsid w:val="00E15E48"/>
    <w:rsid w:val="00E161E8"/>
    <w:rsid w:val="00E1656A"/>
    <w:rsid w:val="00E16CD5"/>
    <w:rsid w:val="00E16D76"/>
    <w:rsid w:val="00E17923"/>
    <w:rsid w:val="00E17AD4"/>
    <w:rsid w:val="00E17D6A"/>
    <w:rsid w:val="00E17F26"/>
    <w:rsid w:val="00E20113"/>
    <w:rsid w:val="00E20208"/>
    <w:rsid w:val="00E20E4E"/>
    <w:rsid w:val="00E21956"/>
    <w:rsid w:val="00E22373"/>
    <w:rsid w:val="00E226D3"/>
    <w:rsid w:val="00E2298B"/>
    <w:rsid w:val="00E22FA7"/>
    <w:rsid w:val="00E23564"/>
    <w:rsid w:val="00E236A5"/>
    <w:rsid w:val="00E24355"/>
    <w:rsid w:val="00E24DFB"/>
    <w:rsid w:val="00E24EB6"/>
    <w:rsid w:val="00E25BFB"/>
    <w:rsid w:val="00E26178"/>
    <w:rsid w:val="00E26A38"/>
    <w:rsid w:val="00E26B20"/>
    <w:rsid w:val="00E26CE6"/>
    <w:rsid w:val="00E2738F"/>
    <w:rsid w:val="00E279AC"/>
    <w:rsid w:val="00E27DCD"/>
    <w:rsid w:val="00E30176"/>
    <w:rsid w:val="00E3022E"/>
    <w:rsid w:val="00E306FA"/>
    <w:rsid w:val="00E307CF"/>
    <w:rsid w:val="00E30BC7"/>
    <w:rsid w:val="00E30CD2"/>
    <w:rsid w:val="00E30E4A"/>
    <w:rsid w:val="00E3116D"/>
    <w:rsid w:val="00E31427"/>
    <w:rsid w:val="00E315D9"/>
    <w:rsid w:val="00E318A7"/>
    <w:rsid w:val="00E32616"/>
    <w:rsid w:val="00E3297A"/>
    <w:rsid w:val="00E32C9B"/>
    <w:rsid w:val="00E32CA9"/>
    <w:rsid w:val="00E32CF1"/>
    <w:rsid w:val="00E330B7"/>
    <w:rsid w:val="00E348F4"/>
    <w:rsid w:val="00E34ED2"/>
    <w:rsid w:val="00E37761"/>
    <w:rsid w:val="00E377ED"/>
    <w:rsid w:val="00E37D02"/>
    <w:rsid w:val="00E400BC"/>
    <w:rsid w:val="00E415FD"/>
    <w:rsid w:val="00E41A14"/>
    <w:rsid w:val="00E41CEE"/>
    <w:rsid w:val="00E42806"/>
    <w:rsid w:val="00E42948"/>
    <w:rsid w:val="00E42A19"/>
    <w:rsid w:val="00E430E5"/>
    <w:rsid w:val="00E43426"/>
    <w:rsid w:val="00E438E6"/>
    <w:rsid w:val="00E4409E"/>
    <w:rsid w:val="00E441F7"/>
    <w:rsid w:val="00E44776"/>
    <w:rsid w:val="00E44BDB"/>
    <w:rsid w:val="00E44D72"/>
    <w:rsid w:val="00E46841"/>
    <w:rsid w:val="00E46864"/>
    <w:rsid w:val="00E47A7F"/>
    <w:rsid w:val="00E502D9"/>
    <w:rsid w:val="00E503FB"/>
    <w:rsid w:val="00E50B7E"/>
    <w:rsid w:val="00E51185"/>
    <w:rsid w:val="00E51401"/>
    <w:rsid w:val="00E51669"/>
    <w:rsid w:val="00E51A2E"/>
    <w:rsid w:val="00E527B4"/>
    <w:rsid w:val="00E527C1"/>
    <w:rsid w:val="00E543EC"/>
    <w:rsid w:val="00E54788"/>
    <w:rsid w:val="00E549CF"/>
    <w:rsid w:val="00E54E0E"/>
    <w:rsid w:val="00E54F8D"/>
    <w:rsid w:val="00E554A0"/>
    <w:rsid w:val="00E55EC6"/>
    <w:rsid w:val="00E570C5"/>
    <w:rsid w:val="00E5726E"/>
    <w:rsid w:val="00E5757D"/>
    <w:rsid w:val="00E577AF"/>
    <w:rsid w:val="00E60638"/>
    <w:rsid w:val="00E60797"/>
    <w:rsid w:val="00E608BC"/>
    <w:rsid w:val="00E61486"/>
    <w:rsid w:val="00E614D9"/>
    <w:rsid w:val="00E61527"/>
    <w:rsid w:val="00E616CD"/>
    <w:rsid w:val="00E61927"/>
    <w:rsid w:val="00E623A5"/>
    <w:rsid w:val="00E62A41"/>
    <w:rsid w:val="00E62DD5"/>
    <w:rsid w:val="00E634BF"/>
    <w:rsid w:val="00E63719"/>
    <w:rsid w:val="00E63A9D"/>
    <w:rsid w:val="00E63BD4"/>
    <w:rsid w:val="00E64114"/>
    <w:rsid w:val="00E64342"/>
    <w:rsid w:val="00E64E46"/>
    <w:rsid w:val="00E64F26"/>
    <w:rsid w:val="00E656D6"/>
    <w:rsid w:val="00E66017"/>
    <w:rsid w:val="00E664A2"/>
    <w:rsid w:val="00E66CFF"/>
    <w:rsid w:val="00E670F7"/>
    <w:rsid w:val="00E67D7A"/>
    <w:rsid w:val="00E7015D"/>
    <w:rsid w:val="00E7024D"/>
    <w:rsid w:val="00E702F2"/>
    <w:rsid w:val="00E70CEF"/>
    <w:rsid w:val="00E711E3"/>
    <w:rsid w:val="00E7165D"/>
    <w:rsid w:val="00E71826"/>
    <w:rsid w:val="00E7214E"/>
    <w:rsid w:val="00E7304F"/>
    <w:rsid w:val="00E73783"/>
    <w:rsid w:val="00E74335"/>
    <w:rsid w:val="00E74ABB"/>
    <w:rsid w:val="00E74E49"/>
    <w:rsid w:val="00E75239"/>
    <w:rsid w:val="00E75441"/>
    <w:rsid w:val="00E75A50"/>
    <w:rsid w:val="00E75D4D"/>
    <w:rsid w:val="00E75EB4"/>
    <w:rsid w:val="00E76353"/>
    <w:rsid w:val="00E764EB"/>
    <w:rsid w:val="00E7657D"/>
    <w:rsid w:val="00E765AD"/>
    <w:rsid w:val="00E76974"/>
    <w:rsid w:val="00E76EED"/>
    <w:rsid w:val="00E76F60"/>
    <w:rsid w:val="00E771E6"/>
    <w:rsid w:val="00E7767A"/>
    <w:rsid w:val="00E77D38"/>
    <w:rsid w:val="00E80067"/>
    <w:rsid w:val="00E805B1"/>
    <w:rsid w:val="00E80886"/>
    <w:rsid w:val="00E81C2C"/>
    <w:rsid w:val="00E81EAA"/>
    <w:rsid w:val="00E8215D"/>
    <w:rsid w:val="00E82636"/>
    <w:rsid w:val="00E82B4E"/>
    <w:rsid w:val="00E832C4"/>
    <w:rsid w:val="00E836DE"/>
    <w:rsid w:val="00E83A00"/>
    <w:rsid w:val="00E8406A"/>
    <w:rsid w:val="00E84D10"/>
    <w:rsid w:val="00E850F8"/>
    <w:rsid w:val="00E853B5"/>
    <w:rsid w:val="00E858A5"/>
    <w:rsid w:val="00E85C1F"/>
    <w:rsid w:val="00E85E0A"/>
    <w:rsid w:val="00E86901"/>
    <w:rsid w:val="00E86945"/>
    <w:rsid w:val="00E86FF3"/>
    <w:rsid w:val="00E876AA"/>
    <w:rsid w:val="00E90114"/>
    <w:rsid w:val="00E904C9"/>
    <w:rsid w:val="00E90594"/>
    <w:rsid w:val="00E90C1B"/>
    <w:rsid w:val="00E90D48"/>
    <w:rsid w:val="00E91088"/>
    <w:rsid w:val="00E92728"/>
    <w:rsid w:val="00E92ADC"/>
    <w:rsid w:val="00E92C0C"/>
    <w:rsid w:val="00E9344B"/>
    <w:rsid w:val="00E938A2"/>
    <w:rsid w:val="00E93F74"/>
    <w:rsid w:val="00E940AE"/>
    <w:rsid w:val="00E9452B"/>
    <w:rsid w:val="00E94695"/>
    <w:rsid w:val="00E94817"/>
    <w:rsid w:val="00E9500C"/>
    <w:rsid w:val="00E9503A"/>
    <w:rsid w:val="00E9518C"/>
    <w:rsid w:val="00E96176"/>
    <w:rsid w:val="00E96F8E"/>
    <w:rsid w:val="00E978A1"/>
    <w:rsid w:val="00E97B8A"/>
    <w:rsid w:val="00EA001E"/>
    <w:rsid w:val="00EA061C"/>
    <w:rsid w:val="00EA0BB5"/>
    <w:rsid w:val="00EA0E99"/>
    <w:rsid w:val="00EA137D"/>
    <w:rsid w:val="00EA24A9"/>
    <w:rsid w:val="00EA279E"/>
    <w:rsid w:val="00EA3C7C"/>
    <w:rsid w:val="00EA4C13"/>
    <w:rsid w:val="00EA4CBB"/>
    <w:rsid w:val="00EA4E9F"/>
    <w:rsid w:val="00EA5135"/>
    <w:rsid w:val="00EA5641"/>
    <w:rsid w:val="00EA56D1"/>
    <w:rsid w:val="00EA5851"/>
    <w:rsid w:val="00EA648E"/>
    <w:rsid w:val="00EA6C54"/>
    <w:rsid w:val="00EA733A"/>
    <w:rsid w:val="00EB0446"/>
    <w:rsid w:val="00EB0E45"/>
    <w:rsid w:val="00EB0E57"/>
    <w:rsid w:val="00EB0FB0"/>
    <w:rsid w:val="00EB10B9"/>
    <w:rsid w:val="00EB218F"/>
    <w:rsid w:val="00EB2411"/>
    <w:rsid w:val="00EB2604"/>
    <w:rsid w:val="00EB279F"/>
    <w:rsid w:val="00EB2806"/>
    <w:rsid w:val="00EB29EC"/>
    <w:rsid w:val="00EB3060"/>
    <w:rsid w:val="00EB31ED"/>
    <w:rsid w:val="00EB4856"/>
    <w:rsid w:val="00EB4B0A"/>
    <w:rsid w:val="00EB51DF"/>
    <w:rsid w:val="00EB6137"/>
    <w:rsid w:val="00EB66FF"/>
    <w:rsid w:val="00EB6833"/>
    <w:rsid w:val="00EB7413"/>
    <w:rsid w:val="00EB7E35"/>
    <w:rsid w:val="00EC02C6"/>
    <w:rsid w:val="00EC0373"/>
    <w:rsid w:val="00EC04DF"/>
    <w:rsid w:val="00EC0506"/>
    <w:rsid w:val="00EC05FF"/>
    <w:rsid w:val="00EC0DC3"/>
    <w:rsid w:val="00EC19CB"/>
    <w:rsid w:val="00EC2C18"/>
    <w:rsid w:val="00EC3166"/>
    <w:rsid w:val="00EC386B"/>
    <w:rsid w:val="00EC4A5D"/>
    <w:rsid w:val="00EC4AF9"/>
    <w:rsid w:val="00EC4B31"/>
    <w:rsid w:val="00EC4E61"/>
    <w:rsid w:val="00EC540E"/>
    <w:rsid w:val="00EC55B3"/>
    <w:rsid w:val="00EC590D"/>
    <w:rsid w:val="00EC5AF1"/>
    <w:rsid w:val="00EC60A1"/>
    <w:rsid w:val="00EC68EE"/>
    <w:rsid w:val="00EC6A31"/>
    <w:rsid w:val="00EC7104"/>
    <w:rsid w:val="00EC7F60"/>
    <w:rsid w:val="00ED079F"/>
    <w:rsid w:val="00ED0FD5"/>
    <w:rsid w:val="00ED144A"/>
    <w:rsid w:val="00ED151D"/>
    <w:rsid w:val="00ED163D"/>
    <w:rsid w:val="00ED1AAC"/>
    <w:rsid w:val="00ED1B64"/>
    <w:rsid w:val="00ED2405"/>
    <w:rsid w:val="00ED2A5A"/>
    <w:rsid w:val="00ED306C"/>
    <w:rsid w:val="00ED428C"/>
    <w:rsid w:val="00ED4683"/>
    <w:rsid w:val="00ED4959"/>
    <w:rsid w:val="00ED4DB8"/>
    <w:rsid w:val="00ED544E"/>
    <w:rsid w:val="00ED57E6"/>
    <w:rsid w:val="00ED60E6"/>
    <w:rsid w:val="00ED663D"/>
    <w:rsid w:val="00ED6AF8"/>
    <w:rsid w:val="00ED6D1D"/>
    <w:rsid w:val="00ED75A0"/>
    <w:rsid w:val="00ED7644"/>
    <w:rsid w:val="00EE0E01"/>
    <w:rsid w:val="00EE0EFF"/>
    <w:rsid w:val="00EE228C"/>
    <w:rsid w:val="00EE34E4"/>
    <w:rsid w:val="00EE4179"/>
    <w:rsid w:val="00EE4B88"/>
    <w:rsid w:val="00EE4C9B"/>
    <w:rsid w:val="00EE51DA"/>
    <w:rsid w:val="00EE52D8"/>
    <w:rsid w:val="00EE5A32"/>
    <w:rsid w:val="00EE5A3C"/>
    <w:rsid w:val="00EE5FAF"/>
    <w:rsid w:val="00EE632D"/>
    <w:rsid w:val="00EE724A"/>
    <w:rsid w:val="00EE7521"/>
    <w:rsid w:val="00EE7DC5"/>
    <w:rsid w:val="00EF098A"/>
    <w:rsid w:val="00EF0BDB"/>
    <w:rsid w:val="00EF0D95"/>
    <w:rsid w:val="00EF13D8"/>
    <w:rsid w:val="00EF173E"/>
    <w:rsid w:val="00EF1B4B"/>
    <w:rsid w:val="00EF1C78"/>
    <w:rsid w:val="00EF1D09"/>
    <w:rsid w:val="00EF20A1"/>
    <w:rsid w:val="00EF26F1"/>
    <w:rsid w:val="00EF2937"/>
    <w:rsid w:val="00EF2B0B"/>
    <w:rsid w:val="00EF2B50"/>
    <w:rsid w:val="00EF2CFC"/>
    <w:rsid w:val="00EF33A9"/>
    <w:rsid w:val="00EF4132"/>
    <w:rsid w:val="00EF4206"/>
    <w:rsid w:val="00EF4254"/>
    <w:rsid w:val="00EF4B4E"/>
    <w:rsid w:val="00EF4FB4"/>
    <w:rsid w:val="00EF541D"/>
    <w:rsid w:val="00EF5845"/>
    <w:rsid w:val="00EF622C"/>
    <w:rsid w:val="00EF6891"/>
    <w:rsid w:val="00EF6CC6"/>
    <w:rsid w:val="00EF735A"/>
    <w:rsid w:val="00EF762F"/>
    <w:rsid w:val="00EF768F"/>
    <w:rsid w:val="00EF7CAC"/>
    <w:rsid w:val="00F0137C"/>
    <w:rsid w:val="00F02F34"/>
    <w:rsid w:val="00F0321B"/>
    <w:rsid w:val="00F0367D"/>
    <w:rsid w:val="00F036D4"/>
    <w:rsid w:val="00F039CC"/>
    <w:rsid w:val="00F03B5E"/>
    <w:rsid w:val="00F03B8B"/>
    <w:rsid w:val="00F0408F"/>
    <w:rsid w:val="00F04916"/>
    <w:rsid w:val="00F04919"/>
    <w:rsid w:val="00F0517B"/>
    <w:rsid w:val="00F0527B"/>
    <w:rsid w:val="00F06136"/>
    <w:rsid w:val="00F06393"/>
    <w:rsid w:val="00F065D0"/>
    <w:rsid w:val="00F06AF0"/>
    <w:rsid w:val="00F06E77"/>
    <w:rsid w:val="00F06F76"/>
    <w:rsid w:val="00F077DC"/>
    <w:rsid w:val="00F07989"/>
    <w:rsid w:val="00F07A85"/>
    <w:rsid w:val="00F07A89"/>
    <w:rsid w:val="00F07BA8"/>
    <w:rsid w:val="00F10053"/>
    <w:rsid w:val="00F10201"/>
    <w:rsid w:val="00F1029F"/>
    <w:rsid w:val="00F12303"/>
    <w:rsid w:val="00F129B4"/>
    <w:rsid w:val="00F13FA0"/>
    <w:rsid w:val="00F144A8"/>
    <w:rsid w:val="00F14C65"/>
    <w:rsid w:val="00F14E06"/>
    <w:rsid w:val="00F15013"/>
    <w:rsid w:val="00F15274"/>
    <w:rsid w:val="00F15A9B"/>
    <w:rsid w:val="00F15BD2"/>
    <w:rsid w:val="00F15CF1"/>
    <w:rsid w:val="00F164E3"/>
    <w:rsid w:val="00F16CBB"/>
    <w:rsid w:val="00F17098"/>
    <w:rsid w:val="00F170B2"/>
    <w:rsid w:val="00F17710"/>
    <w:rsid w:val="00F17F58"/>
    <w:rsid w:val="00F2019B"/>
    <w:rsid w:val="00F20C8D"/>
    <w:rsid w:val="00F21BA0"/>
    <w:rsid w:val="00F21C64"/>
    <w:rsid w:val="00F222C5"/>
    <w:rsid w:val="00F225EC"/>
    <w:rsid w:val="00F22689"/>
    <w:rsid w:val="00F22975"/>
    <w:rsid w:val="00F22995"/>
    <w:rsid w:val="00F22CDD"/>
    <w:rsid w:val="00F22D87"/>
    <w:rsid w:val="00F2302C"/>
    <w:rsid w:val="00F2319D"/>
    <w:rsid w:val="00F234A4"/>
    <w:rsid w:val="00F2384C"/>
    <w:rsid w:val="00F2385A"/>
    <w:rsid w:val="00F23C91"/>
    <w:rsid w:val="00F23E3B"/>
    <w:rsid w:val="00F2410F"/>
    <w:rsid w:val="00F2566D"/>
    <w:rsid w:val="00F2617B"/>
    <w:rsid w:val="00F26A4F"/>
    <w:rsid w:val="00F27293"/>
    <w:rsid w:val="00F27751"/>
    <w:rsid w:val="00F2794B"/>
    <w:rsid w:val="00F30032"/>
    <w:rsid w:val="00F30149"/>
    <w:rsid w:val="00F3027F"/>
    <w:rsid w:val="00F30758"/>
    <w:rsid w:val="00F30B03"/>
    <w:rsid w:val="00F30EBB"/>
    <w:rsid w:val="00F30FC3"/>
    <w:rsid w:val="00F31184"/>
    <w:rsid w:val="00F31829"/>
    <w:rsid w:val="00F3187E"/>
    <w:rsid w:val="00F31FBE"/>
    <w:rsid w:val="00F32B57"/>
    <w:rsid w:val="00F32CA1"/>
    <w:rsid w:val="00F339C4"/>
    <w:rsid w:val="00F33E84"/>
    <w:rsid w:val="00F34031"/>
    <w:rsid w:val="00F361E7"/>
    <w:rsid w:val="00F36704"/>
    <w:rsid w:val="00F40C04"/>
    <w:rsid w:val="00F41085"/>
    <w:rsid w:val="00F414F8"/>
    <w:rsid w:val="00F41893"/>
    <w:rsid w:val="00F41BBF"/>
    <w:rsid w:val="00F4282A"/>
    <w:rsid w:val="00F435E6"/>
    <w:rsid w:val="00F43C6F"/>
    <w:rsid w:val="00F444B2"/>
    <w:rsid w:val="00F444E7"/>
    <w:rsid w:val="00F44C1A"/>
    <w:rsid w:val="00F44DF4"/>
    <w:rsid w:val="00F45267"/>
    <w:rsid w:val="00F454B2"/>
    <w:rsid w:val="00F456F0"/>
    <w:rsid w:val="00F465D8"/>
    <w:rsid w:val="00F4691C"/>
    <w:rsid w:val="00F46C41"/>
    <w:rsid w:val="00F46CCE"/>
    <w:rsid w:val="00F470D6"/>
    <w:rsid w:val="00F47512"/>
    <w:rsid w:val="00F504FA"/>
    <w:rsid w:val="00F50A48"/>
    <w:rsid w:val="00F51622"/>
    <w:rsid w:val="00F51912"/>
    <w:rsid w:val="00F5193E"/>
    <w:rsid w:val="00F51B5B"/>
    <w:rsid w:val="00F51DE2"/>
    <w:rsid w:val="00F51F10"/>
    <w:rsid w:val="00F52BC9"/>
    <w:rsid w:val="00F5306F"/>
    <w:rsid w:val="00F53272"/>
    <w:rsid w:val="00F5354E"/>
    <w:rsid w:val="00F53562"/>
    <w:rsid w:val="00F53884"/>
    <w:rsid w:val="00F54005"/>
    <w:rsid w:val="00F54208"/>
    <w:rsid w:val="00F54BDA"/>
    <w:rsid w:val="00F54C4D"/>
    <w:rsid w:val="00F55242"/>
    <w:rsid w:val="00F55786"/>
    <w:rsid w:val="00F5667D"/>
    <w:rsid w:val="00F56D27"/>
    <w:rsid w:val="00F575C5"/>
    <w:rsid w:val="00F57E56"/>
    <w:rsid w:val="00F57EEC"/>
    <w:rsid w:val="00F57F00"/>
    <w:rsid w:val="00F60556"/>
    <w:rsid w:val="00F61301"/>
    <w:rsid w:val="00F613FA"/>
    <w:rsid w:val="00F6175D"/>
    <w:rsid w:val="00F62ACE"/>
    <w:rsid w:val="00F635A8"/>
    <w:rsid w:val="00F63E90"/>
    <w:rsid w:val="00F63F37"/>
    <w:rsid w:val="00F6592B"/>
    <w:rsid w:val="00F65A59"/>
    <w:rsid w:val="00F65F9A"/>
    <w:rsid w:val="00F660D9"/>
    <w:rsid w:val="00F66814"/>
    <w:rsid w:val="00F66AE3"/>
    <w:rsid w:val="00F66CFE"/>
    <w:rsid w:val="00F6759A"/>
    <w:rsid w:val="00F70047"/>
    <w:rsid w:val="00F7027A"/>
    <w:rsid w:val="00F714E2"/>
    <w:rsid w:val="00F72715"/>
    <w:rsid w:val="00F729D9"/>
    <w:rsid w:val="00F74A6F"/>
    <w:rsid w:val="00F74C60"/>
    <w:rsid w:val="00F75908"/>
    <w:rsid w:val="00F75C93"/>
    <w:rsid w:val="00F75FB5"/>
    <w:rsid w:val="00F75FDB"/>
    <w:rsid w:val="00F762C8"/>
    <w:rsid w:val="00F76931"/>
    <w:rsid w:val="00F76B03"/>
    <w:rsid w:val="00F77485"/>
    <w:rsid w:val="00F80319"/>
    <w:rsid w:val="00F8036F"/>
    <w:rsid w:val="00F80EE7"/>
    <w:rsid w:val="00F810B6"/>
    <w:rsid w:val="00F82CB9"/>
    <w:rsid w:val="00F83152"/>
    <w:rsid w:val="00F83991"/>
    <w:rsid w:val="00F8415B"/>
    <w:rsid w:val="00F85504"/>
    <w:rsid w:val="00F858DF"/>
    <w:rsid w:val="00F85E35"/>
    <w:rsid w:val="00F85FC9"/>
    <w:rsid w:val="00F8662C"/>
    <w:rsid w:val="00F86B61"/>
    <w:rsid w:val="00F86B92"/>
    <w:rsid w:val="00F87A1B"/>
    <w:rsid w:val="00F9097B"/>
    <w:rsid w:val="00F90EB5"/>
    <w:rsid w:val="00F913D0"/>
    <w:rsid w:val="00F91AA2"/>
    <w:rsid w:val="00F91DF9"/>
    <w:rsid w:val="00F91F93"/>
    <w:rsid w:val="00F91FC1"/>
    <w:rsid w:val="00F92105"/>
    <w:rsid w:val="00F92B7E"/>
    <w:rsid w:val="00F92F66"/>
    <w:rsid w:val="00F93196"/>
    <w:rsid w:val="00F93308"/>
    <w:rsid w:val="00F93AC1"/>
    <w:rsid w:val="00F94410"/>
    <w:rsid w:val="00F948E9"/>
    <w:rsid w:val="00F94D7E"/>
    <w:rsid w:val="00F95512"/>
    <w:rsid w:val="00F96101"/>
    <w:rsid w:val="00F97485"/>
    <w:rsid w:val="00F97E63"/>
    <w:rsid w:val="00F97E6C"/>
    <w:rsid w:val="00FA03D2"/>
    <w:rsid w:val="00FA0BD9"/>
    <w:rsid w:val="00FA0E52"/>
    <w:rsid w:val="00FA1371"/>
    <w:rsid w:val="00FA1A71"/>
    <w:rsid w:val="00FA1F3B"/>
    <w:rsid w:val="00FA1FFA"/>
    <w:rsid w:val="00FA2619"/>
    <w:rsid w:val="00FA2C8C"/>
    <w:rsid w:val="00FA2F80"/>
    <w:rsid w:val="00FA3696"/>
    <w:rsid w:val="00FA3BCA"/>
    <w:rsid w:val="00FA4237"/>
    <w:rsid w:val="00FA479A"/>
    <w:rsid w:val="00FA47FB"/>
    <w:rsid w:val="00FA519A"/>
    <w:rsid w:val="00FA5262"/>
    <w:rsid w:val="00FA5955"/>
    <w:rsid w:val="00FA631F"/>
    <w:rsid w:val="00FA63DD"/>
    <w:rsid w:val="00FA64B7"/>
    <w:rsid w:val="00FA674C"/>
    <w:rsid w:val="00FA7974"/>
    <w:rsid w:val="00FA7F6C"/>
    <w:rsid w:val="00FB0A6E"/>
    <w:rsid w:val="00FB0C4F"/>
    <w:rsid w:val="00FB0CD5"/>
    <w:rsid w:val="00FB17B8"/>
    <w:rsid w:val="00FB2858"/>
    <w:rsid w:val="00FB2DEB"/>
    <w:rsid w:val="00FB2F88"/>
    <w:rsid w:val="00FB354D"/>
    <w:rsid w:val="00FB3862"/>
    <w:rsid w:val="00FB39AA"/>
    <w:rsid w:val="00FB3AC7"/>
    <w:rsid w:val="00FB42C6"/>
    <w:rsid w:val="00FB4AC2"/>
    <w:rsid w:val="00FB4BA1"/>
    <w:rsid w:val="00FB5782"/>
    <w:rsid w:val="00FB6165"/>
    <w:rsid w:val="00FB620A"/>
    <w:rsid w:val="00FB6C7D"/>
    <w:rsid w:val="00FB712E"/>
    <w:rsid w:val="00FB7894"/>
    <w:rsid w:val="00FC0C6E"/>
    <w:rsid w:val="00FC0C98"/>
    <w:rsid w:val="00FC1006"/>
    <w:rsid w:val="00FC11AB"/>
    <w:rsid w:val="00FC1D22"/>
    <w:rsid w:val="00FC26AF"/>
    <w:rsid w:val="00FC27A8"/>
    <w:rsid w:val="00FC28A5"/>
    <w:rsid w:val="00FC2A84"/>
    <w:rsid w:val="00FC2AC1"/>
    <w:rsid w:val="00FC2D4C"/>
    <w:rsid w:val="00FC465C"/>
    <w:rsid w:val="00FC4FAE"/>
    <w:rsid w:val="00FC5827"/>
    <w:rsid w:val="00FC5A5F"/>
    <w:rsid w:val="00FC632B"/>
    <w:rsid w:val="00FC6413"/>
    <w:rsid w:val="00FC682F"/>
    <w:rsid w:val="00FC6EE5"/>
    <w:rsid w:val="00FC70F9"/>
    <w:rsid w:val="00FC7152"/>
    <w:rsid w:val="00FC74CB"/>
    <w:rsid w:val="00FC7F8A"/>
    <w:rsid w:val="00FD01A4"/>
    <w:rsid w:val="00FD01CF"/>
    <w:rsid w:val="00FD09BD"/>
    <w:rsid w:val="00FD0A65"/>
    <w:rsid w:val="00FD129E"/>
    <w:rsid w:val="00FD1F69"/>
    <w:rsid w:val="00FD2B5C"/>
    <w:rsid w:val="00FD4532"/>
    <w:rsid w:val="00FD4A54"/>
    <w:rsid w:val="00FD4B11"/>
    <w:rsid w:val="00FD4F60"/>
    <w:rsid w:val="00FD5626"/>
    <w:rsid w:val="00FD56C6"/>
    <w:rsid w:val="00FD56E1"/>
    <w:rsid w:val="00FD5D28"/>
    <w:rsid w:val="00FD623E"/>
    <w:rsid w:val="00FD671B"/>
    <w:rsid w:val="00FD6A63"/>
    <w:rsid w:val="00FD6B34"/>
    <w:rsid w:val="00FE07BB"/>
    <w:rsid w:val="00FE0835"/>
    <w:rsid w:val="00FE0E7B"/>
    <w:rsid w:val="00FE1387"/>
    <w:rsid w:val="00FE23E9"/>
    <w:rsid w:val="00FE3555"/>
    <w:rsid w:val="00FE3D9C"/>
    <w:rsid w:val="00FE4007"/>
    <w:rsid w:val="00FE505B"/>
    <w:rsid w:val="00FE51EB"/>
    <w:rsid w:val="00FE53B1"/>
    <w:rsid w:val="00FE5861"/>
    <w:rsid w:val="00FE5B27"/>
    <w:rsid w:val="00FE5DE0"/>
    <w:rsid w:val="00FE6223"/>
    <w:rsid w:val="00FE623C"/>
    <w:rsid w:val="00FE6332"/>
    <w:rsid w:val="00FE6BA8"/>
    <w:rsid w:val="00FE700E"/>
    <w:rsid w:val="00FE7F44"/>
    <w:rsid w:val="00FF0441"/>
    <w:rsid w:val="00FF0B37"/>
    <w:rsid w:val="00FF1429"/>
    <w:rsid w:val="00FF178F"/>
    <w:rsid w:val="00FF17F0"/>
    <w:rsid w:val="00FF29F4"/>
    <w:rsid w:val="00FF2A77"/>
    <w:rsid w:val="00FF2BB4"/>
    <w:rsid w:val="00FF3543"/>
    <w:rsid w:val="00FF3C53"/>
    <w:rsid w:val="00FF44C0"/>
    <w:rsid w:val="00FF4973"/>
    <w:rsid w:val="00FF4986"/>
    <w:rsid w:val="00FF59B6"/>
    <w:rsid w:val="00FF5D80"/>
    <w:rsid w:val="00FF6291"/>
    <w:rsid w:val="00FF6BAD"/>
    <w:rsid w:val="00FF7262"/>
    <w:rsid w:val="00FF7A56"/>
    <w:rsid w:val="00FF7B93"/>
    <w:rsid w:val="00FF7C55"/>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stroke="f">
      <v:fill color="white"/>
      <v:stroke on="f"/>
    </o:shapedefaults>
    <o:shapelayout v:ext="edit">
      <o:idmap v:ext="edit" data="1"/>
    </o:shapelayout>
  </w:shapeDefaults>
  <w:decimalSymbol w:val=","/>
  <w:listSeparator w:val=";"/>
  <w14:docId w14:val="636EB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34" w:unhideWhenUsed="0" w:qFormat="1"/>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4665"/>
    <w:pPr>
      <w:ind w:firstLine="709"/>
      <w:jc w:val="both"/>
    </w:pPr>
    <w:rPr>
      <w:rFonts w:ascii="Arial" w:hAnsi="Arial"/>
    </w:rPr>
  </w:style>
  <w:style w:type="paragraph" w:styleId="Heading1">
    <w:name w:val="heading 1"/>
    <w:basedOn w:val="Normal"/>
    <w:next w:val="Normal"/>
    <w:link w:val="Heading1Char"/>
    <w:autoRedefine/>
    <w:qFormat/>
    <w:rsid w:val="00244665"/>
    <w:pPr>
      <w:keepNext/>
      <w:numPr>
        <w:numId w:val="1"/>
      </w:numPr>
      <w:spacing w:line="480" w:lineRule="auto"/>
      <w:ind w:left="431" w:hanging="431"/>
      <w:jc w:val="left"/>
      <w:outlineLvl w:val="0"/>
    </w:pPr>
    <w:rPr>
      <w:b/>
    </w:rPr>
  </w:style>
  <w:style w:type="paragraph" w:styleId="Heading2">
    <w:name w:val="heading 2"/>
    <w:basedOn w:val="Normal"/>
    <w:next w:val="Normal"/>
    <w:qFormat/>
    <w:rsid w:val="00244665"/>
    <w:pPr>
      <w:keepNext/>
      <w:numPr>
        <w:ilvl w:val="1"/>
        <w:numId w:val="1"/>
      </w:numPr>
      <w:spacing w:before="240" w:line="480" w:lineRule="auto"/>
      <w:ind w:left="578" w:hanging="578"/>
      <w:jc w:val="left"/>
      <w:outlineLvl w:val="1"/>
    </w:pPr>
    <w:rPr>
      <w:b/>
    </w:rPr>
  </w:style>
  <w:style w:type="paragraph" w:styleId="Heading3">
    <w:name w:val="heading 3"/>
    <w:basedOn w:val="Normal"/>
    <w:next w:val="Normal"/>
    <w:autoRedefine/>
    <w:qFormat/>
    <w:rsid w:val="00E315D9"/>
    <w:pPr>
      <w:keepNext/>
      <w:numPr>
        <w:ilvl w:val="2"/>
        <w:numId w:val="1"/>
      </w:numPr>
      <w:spacing w:line="360" w:lineRule="auto"/>
      <w:ind w:right="1802"/>
      <w:outlineLvl w:val="2"/>
    </w:pPr>
  </w:style>
  <w:style w:type="paragraph" w:styleId="Heading4">
    <w:name w:val="heading 4"/>
    <w:basedOn w:val="Normal"/>
    <w:next w:val="Normal"/>
    <w:qFormat/>
    <w:rsid w:val="00EB218F"/>
    <w:pPr>
      <w:keepNext/>
      <w:numPr>
        <w:ilvl w:val="3"/>
        <w:numId w:val="1"/>
      </w:numPr>
      <w:spacing w:line="360" w:lineRule="auto"/>
      <w:outlineLvl w:val="3"/>
    </w:pPr>
    <w:rPr>
      <w:sz w:val="28"/>
    </w:rPr>
  </w:style>
  <w:style w:type="paragraph" w:styleId="Heading5">
    <w:name w:val="heading 5"/>
    <w:basedOn w:val="Normal"/>
    <w:next w:val="Normal"/>
    <w:qFormat/>
    <w:rsid w:val="00E315D9"/>
    <w:pPr>
      <w:keepNext/>
      <w:numPr>
        <w:ilvl w:val="4"/>
        <w:numId w:val="1"/>
      </w:numPr>
      <w:spacing w:line="360" w:lineRule="auto"/>
      <w:outlineLvl w:val="4"/>
    </w:pPr>
  </w:style>
  <w:style w:type="paragraph" w:styleId="Heading6">
    <w:name w:val="heading 6"/>
    <w:basedOn w:val="Normal"/>
    <w:next w:val="Normal"/>
    <w:qFormat/>
    <w:rsid w:val="00E315D9"/>
    <w:pPr>
      <w:keepNext/>
      <w:numPr>
        <w:ilvl w:val="5"/>
        <w:numId w:val="1"/>
      </w:numPr>
      <w:tabs>
        <w:tab w:val="left" w:leader="dot" w:pos="8505"/>
      </w:tabs>
      <w:spacing w:line="480" w:lineRule="auto"/>
      <w:outlineLvl w:val="5"/>
    </w:pPr>
  </w:style>
  <w:style w:type="paragraph" w:styleId="Heading7">
    <w:name w:val="heading 7"/>
    <w:basedOn w:val="Normal"/>
    <w:next w:val="Normal"/>
    <w:qFormat/>
    <w:rsid w:val="00E315D9"/>
    <w:pPr>
      <w:keepNext/>
      <w:numPr>
        <w:ilvl w:val="6"/>
        <w:numId w:val="1"/>
      </w:numPr>
      <w:outlineLvl w:val="6"/>
    </w:pPr>
  </w:style>
  <w:style w:type="paragraph" w:styleId="Heading8">
    <w:name w:val="heading 8"/>
    <w:basedOn w:val="Normal"/>
    <w:next w:val="Normal"/>
    <w:qFormat/>
    <w:rsid w:val="00E315D9"/>
    <w:pPr>
      <w:keepNext/>
      <w:numPr>
        <w:ilvl w:val="7"/>
        <w:numId w:val="1"/>
      </w:numPr>
      <w:tabs>
        <w:tab w:val="left" w:leader="dot" w:pos="8789"/>
      </w:tabs>
      <w:spacing w:line="360" w:lineRule="auto"/>
      <w:outlineLvl w:val="7"/>
    </w:pPr>
  </w:style>
  <w:style w:type="paragraph" w:styleId="Heading9">
    <w:name w:val="heading 9"/>
    <w:basedOn w:val="Normal"/>
    <w:next w:val="Normal"/>
    <w:qFormat/>
    <w:rsid w:val="00E315D9"/>
    <w:pPr>
      <w:keepNext/>
      <w:numPr>
        <w:ilvl w:val="8"/>
        <w:numId w:val="1"/>
      </w:numPr>
      <w:spacing w:line="360" w:lineRule="auto"/>
      <w:jc w:val="cente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autoRedefine/>
    <w:qFormat/>
    <w:rsid w:val="00244665"/>
    <w:pPr>
      <w:spacing w:line="480" w:lineRule="auto"/>
      <w:jc w:val="center"/>
    </w:pPr>
    <w:rPr>
      <w:b/>
    </w:rPr>
  </w:style>
  <w:style w:type="paragraph" w:styleId="BodyText">
    <w:name w:val="Body Text"/>
    <w:basedOn w:val="Normal"/>
    <w:pPr>
      <w:jc w:val="center"/>
    </w:pPr>
    <w:rPr>
      <w:sz w:val="40"/>
    </w:rPr>
  </w:style>
  <w:style w:type="paragraph" w:styleId="BodyTextIndent">
    <w:name w:val="Body Text Indent"/>
    <w:basedOn w:val="Normal"/>
    <w:pPr>
      <w:spacing w:line="360" w:lineRule="auto"/>
      <w:ind w:left="480"/>
    </w:pPr>
  </w:style>
  <w:style w:type="paragraph" w:styleId="BodyText2">
    <w:name w:val="Body Text 2"/>
    <w:basedOn w:val="Normal"/>
  </w:style>
  <w:style w:type="paragraph" w:styleId="BodyTextIndent3">
    <w:name w:val="Body Text Indent 3"/>
    <w:basedOn w:val="Normal"/>
    <w:pPr>
      <w:spacing w:line="480" w:lineRule="auto"/>
    </w:pPr>
  </w:style>
  <w:style w:type="paragraph" w:styleId="BodyTextIndent2">
    <w:name w:val="Body Text Indent 2"/>
    <w:basedOn w:val="Normal"/>
    <w:pPr>
      <w:spacing w:line="360" w:lineRule="auto"/>
      <w:ind w:firstLine="851"/>
    </w:pPr>
  </w:style>
  <w:style w:type="paragraph" w:styleId="BodyText3">
    <w:name w:val="Body Text 3"/>
    <w:basedOn w:val="Normal"/>
  </w:style>
  <w:style w:type="paragraph" w:styleId="Footer">
    <w:name w:val="footer"/>
    <w:basedOn w:val="Normal"/>
    <w:pPr>
      <w:tabs>
        <w:tab w:val="center" w:pos="4419"/>
        <w:tab w:val="right" w:pos="8838"/>
      </w:tabs>
    </w:pPr>
  </w:style>
  <w:style w:type="character" w:styleId="Hyperlink">
    <w:name w:val="Hyperlink"/>
    <w:rPr>
      <w:color w:val="0000FF"/>
      <w:u w:val="single"/>
    </w:rPr>
  </w:style>
  <w:style w:type="paragraph" w:styleId="Header">
    <w:name w:val="header"/>
    <w:basedOn w:val="Normal"/>
    <w:pPr>
      <w:tabs>
        <w:tab w:val="center" w:pos="4419"/>
        <w:tab w:val="right" w:pos="8838"/>
      </w:tabs>
    </w:pPr>
  </w:style>
  <w:style w:type="character" w:styleId="PageNumber">
    <w:name w:val="page number"/>
    <w:basedOn w:val="DefaultParagraphFont"/>
  </w:style>
  <w:style w:type="paragraph" w:customStyle="1" w:styleId="SBC-abstract">
    <w:name w:val="SBC-abstract"/>
    <w:basedOn w:val="Normal"/>
    <w:rsid w:val="00612C90"/>
    <w:pPr>
      <w:tabs>
        <w:tab w:val="left" w:pos="720"/>
      </w:tabs>
      <w:spacing w:before="120" w:after="120"/>
      <w:ind w:left="454" w:right="454"/>
    </w:pPr>
    <w:rPr>
      <w:rFonts w:ascii="Times" w:hAnsi="Times"/>
      <w:i/>
      <w:lang w:val="en-US"/>
    </w:rPr>
  </w:style>
  <w:style w:type="paragraph" w:customStyle="1" w:styleId="SBC-heading1">
    <w:name w:val="SBC-heading1"/>
    <w:basedOn w:val="Heading1"/>
    <w:rsid w:val="00612C90"/>
    <w:pPr>
      <w:tabs>
        <w:tab w:val="left" w:pos="720"/>
      </w:tabs>
      <w:spacing w:before="240" w:line="240" w:lineRule="auto"/>
      <w:ind w:left="0" w:firstLine="0"/>
    </w:pPr>
    <w:rPr>
      <w:rFonts w:ascii="Times" w:hAnsi="Times"/>
      <w:kern w:val="28"/>
      <w:sz w:val="26"/>
      <w:lang w:val="en-US"/>
    </w:rPr>
  </w:style>
  <w:style w:type="paragraph" w:customStyle="1" w:styleId="SBC-caption">
    <w:name w:val="SBC-caption"/>
    <w:basedOn w:val="Normal"/>
    <w:rsid w:val="00612C90"/>
    <w:pPr>
      <w:tabs>
        <w:tab w:val="left" w:pos="720"/>
      </w:tabs>
      <w:spacing w:before="120" w:after="120"/>
      <w:ind w:left="454" w:right="454"/>
      <w:jc w:val="center"/>
    </w:pPr>
    <w:rPr>
      <w:rFonts w:ascii="Helvetica" w:hAnsi="Helvetica"/>
      <w:b/>
      <w:lang w:val="en-US"/>
    </w:rPr>
  </w:style>
  <w:style w:type="paragraph" w:styleId="TOC2">
    <w:name w:val="toc 2"/>
    <w:basedOn w:val="Normal"/>
    <w:next w:val="Normal"/>
    <w:autoRedefine/>
    <w:uiPriority w:val="39"/>
    <w:rsid w:val="00495B40"/>
    <w:pPr>
      <w:ind w:left="200"/>
    </w:pPr>
    <w:rPr>
      <w:rFonts w:ascii="Cambria" w:hAnsi="Cambria"/>
      <w:smallCaps/>
      <w:sz w:val="22"/>
      <w:szCs w:val="22"/>
    </w:rPr>
  </w:style>
  <w:style w:type="paragraph" w:styleId="TOC1">
    <w:name w:val="toc 1"/>
    <w:basedOn w:val="Normal"/>
    <w:next w:val="Normal"/>
    <w:autoRedefine/>
    <w:uiPriority w:val="39"/>
    <w:rsid w:val="000D0557"/>
    <w:pPr>
      <w:spacing w:before="120"/>
    </w:pPr>
    <w:rPr>
      <w:rFonts w:ascii="Cambria" w:hAnsi="Cambria"/>
      <w:b/>
      <w:caps/>
      <w:sz w:val="22"/>
      <w:szCs w:val="22"/>
    </w:rPr>
  </w:style>
  <w:style w:type="paragraph" w:styleId="TOC3">
    <w:name w:val="toc 3"/>
    <w:basedOn w:val="Normal"/>
    <w:next w:val="Normal"/>
    <w:autoRedefine/>
    <w:uiPriority w:val="39"/>
    <w:rsid w:val="00495B40"/>
    <w:pPr>
      <w:ind w:left="400"/>
    </w:pPr>
    <w:rPr>
      <w:rFonts w:ascii="Cambria" w:hAnsi="Cambria"/>
      <w:i/>
      <w:sz w:val="22"/>
      <w:szCs w:val="22"/>
    </w:rPr>
  </w:style>
  <w:style w:type="paragraph" w:styleId="TOC4">
    <w:name w:val="toc 4"/>
    <w:basedOn w:val="Normal"/>
    <w:next w:val="Normal"/>
    <w:autoRedefine/>
    <w:semiHidden/>
    <w:rsid w:val="003F3291"/>
    <w:pPr>
      <w:ind w:left="600"/>
    </w:pPr>
    <w:rPr>
      <w:rFonts w:ascii="Cambria" w:hAnsi="Cambria"/>
      <w:sz w:val="18"/>
      <w:szCs w:val="18"/>
    </w:rPr>
  </w:style>
  <w:style w:type="paragraph" w:styleId="TOC5">
    <w:name w:val="toc 5"/>
    <w:basedOn w:val="Normal"/>
    <w:next w:val="Normal"/>
    <w:autoRedefine/>
    <w:semiHidden/>
    <w:rsid w:val="00DF537E"/>
    <w:pPr>
      <w:ind w:left="800"/>
    </w:pPr>
    <w:rPr>
      <w:rFonts w:ascii="Cambria" w:hAnsi="Cambria"/>
      <w:sz w:val="18"/>
      <w:szCs w:val="18"/>
    </w:rPr>
  </w:style>
  <w:style w:type="paragraph" w:styleId="TOC6">
    <w:name w:val="toc 6"/>
    <w:basedOn w:val="Normal"/>
    <w:next w:val="Normal"/>
    <w:autoRedefine/>
    <w:semiHidden/>
    <w:rsid w:val="00DF537E"/>
    <w:pPr>
      <w:ind w:left="1000"/>
    </w:pPr>
    <w:rPr>
      <w:rFonts w:ascii="Cambria" w:hAnsi="Cambria"/>
      <w:sz w:val="18"/>
      <w:szCs w:val="18"/>
    </w:rPr>
  </w:style>
  <w:style w:type="paragraph" w:styleId="TOC7">
    <w:name w:val="toc 7"/>
    <w:basedOn w:val="Normal"/>
    <w:next w:val="Normal"/>
    <w:autoRedefine/>
    <w:semiHidden/>
    <w:rsid w:val="00DF537E"/>
    <w:pPr>
      <w:ind w:left="1200"/>
    </w:pPr>
    <w:rPr>
      <w:rFonts w:ascii="Cambria" w:hAnsi="Cambria"/>
      <w:sz w:val="18"/>
      <w:szCs w:val="18"/>
    </w:rPr>
  </w:style>
  <w:style w:type="paragraph" w:styleId="TOC8">
    <w:name w:val="toc 8"/>
    <w:basedOn w:val="Normal"/>
    <w:next w:val="Normal"/>
    <w:autoRedefine/>
    <w:semiHidden/>
    <w:rsid w:val="00DF537E"/>
    <w:pPr>
      <w:ind w:left="1400"/>
    </w:pPr>
    <w:rPr>
      <w:rFonts w:ascii="Cambria" w:hAnsi="Cambria"/>
      <w:sz w:val="18"/>
      <w:szCs w:val="18"/>
    </w:rPr>
  </w:style>
  <w:style w:type="paragraph" w:styleId="TOC9">
    <w:name w:val="toc 9"/>
    <w:basedOn w:val="Normal"/>
    <w:next w:val="Normal"/>
    <w:autoRedefine/>
    <w:semiHidden/>
    <w:rsid w:val="00DF537E"/>
    <w:pPr>
      <w:ind w:left="1600"/>
    </w:pPr>
    <w:rPr>
      <w:rFonts w:ascii="Cambria" w:hAnsi="Cambria"/>
      <w:sz w:val="18"/>
      <w:szCs w:val="18"/>
    </w:rPr>
  </w:style>
  <w:style w:type="paragraph" w:customStyle="1" w:styleId="titulo1niza">
    <w:name w:val="titulo1_niza"/>
    <w:basedOn w:val="Heading1"/>
    <w:link w:val="titulo1nizaChar"/>
    <w:rsid w:val="0095381C"/>
    <w:pPr>
      <w:pageBreakBefore/>
      <w:numPr>
        <w:numId w:val="5"/>
      </w:numPr>
      <w:spacing w:before="240" w:after="240"/>
    </w:pPr>
  </w:style>
  <w:style w:type="paragraph" w:customStyle="1" w:styleId="titulo2niza">
    <w:name w:val="titulo2_niza"/>
    <w:link w:val="titulo2nizaChar"/>
    <w:rsid w:val="003775BE"/>
    <w:pPr>
      <w:keepNext/>
      <w:keepLines/>
      <w:numPr>
        <w:ilvl w:val="1"/>
        <w:numId w:val="5"/>
      </w:numPr>
      <w:spacing w:before="240" w:after="240" w:line="360" w:lineRule="auto"/>
      <w:ind w:left="397" w:hanging="397"/>
      <w:outlineLvl w:val="1"/>
    </w:pPr>
    <w:rPr>
      <w:rFonts w:ascii="Arial" w:hAnsi="Arial"/>
    </w:rPr>
  </w:style>
  <w:style w:type="paragraph" w:customStyle="1" w:styleId="titulo3niza">
    <w:name w:val="titulo3_niza"/>
    <w:link w:val="titulo3nizaChar"/>
    <w:rsid w:val="004767E0"/>
    <w:pPr>
      <w:keepNext/>
      <w:keepLines/>
      <w:numPr>
        <w:ilvl w:val="2"/>
        <w:numId w:val="5"/>
      </w:numPr>
      <w:spacing w:before="240" w:after="240" w:line="360" w:lineRule="auto"/>
      <w:ind w:left="720"/>
      <w:outlineLvl w:val="2"/>
    </w:pPr>
    <w:rPr>
      <w:rFonts w:ascii="Arial" w:hAnsi="Arial"/>
    </w:rPr>
  </w:style>
  <w:style w:type="paragraph" w:customStyle="1" w:styleId="corponiza">
    <w:name w:val="corpo_niza"/>
    <w:rsid w:val="00024F8B"/>
    <w:pPr>
      <w:spacing w:line="360" w:lineRule="auto"/>
      <w:ind w:firstLine="709"/>
      <w:jc w:val="both"/>
    </w:pPr>
    <w:rPr>
      <w:rFonts w:ascii="Arial" w:hAnsi="Arial"/>
      <w:color w:val="000000"/>
      <w:szCs w:val="18"/>
      <w:lang w:val="en-US"/>
    </w:rPr>
  </w:style>
  <w:style w:type="paragraph" w:styleId="NormalWeb">
    <w:name w:val="Normal (Web)"/>
    <w:basedOn w:val="Normal"/>
    <w:uiPriority w:val="99"/>
    <w:rsid w:val="00B177E8"/>
    <w:pPr>
      <w:spacing w:before="100" w:beforeAutospacing="1" w:after="100" w:afterAutospacing="1"/>
    </w:pPr>
  </w:style>
  <w:style w:type="paragraph" w:customStyle="1" w:styleId="articletitle">
    <w:name w:val="articletitle"/>
    <w:basedOn w:val="Normal"/>
    <w:rsid w:val="006E75F6"/>
    <w:pPr>
      <w:spacing w:before="100" w:beforeAutospacing="1" w:after="100" w:afterAutospacing="1"/>
    </w:pPr>
    <w:rPr>
      <w:rFonts w:cs="Arial"/>
      <w:color w:val="083852"/>
      <w:sz w:val="30"/>
      <w:szCs w:val="30"/>
    </w:rPr>
  </w:style>
  <w:style w:type="paragraph" w:customStyle="1" w:styleId="smalltext">
    <w:name w:val="smalltext"/>
    <w:basedOn w:val="Normal"/>
    <w:rsid w:val="006E75F6"/>
    <w:pPr>
      <w:spacing w:before="100" w:beforeAutospacing="1" w:after="100" w:afterAutospacing="1"/>
    </w:pPr>
    <w:rPr>
      <w:rFonts w:cs="Arial"/>
      <w:sz w:val="17"/>
      <w:szCs w:val="17"/>
    </w:rPr>
  </w:style>
  <w:style w:type="paragraph" w:customStyle="1" w:styleId="spacey">
    <w:name w:val="spacey"/>
    <w:basedOn w:val="Normal"/>
    <w:rsid w:val="006E75F6"/>
    <w:pPr>
      <w:spacing w:before="100" w:beforeAutospacing="1" w:after="100" w:afterAutospacing="1" w:line="360" w:lineRule="atLeast"/>
    </w:pPr>
  </w:style>
  <w:style w:type="table" w:styleId="TableGrid">
    <w:name w:val="Table Grid"/>
    <w:basedOn w:val="TableNormal"/>
    <w:rsid w:val="00725CF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roductname">
    <w:name w:val="productname"/>
    <w:basedOn w:val="DefaultParagraphFont"/>
    <w:rsid w:val="00DA43DF"/>
  </w:style>
  <w:style w:type="character" w:customStyle="1" w:styleId="ahref">
    <w:name w:val="ahref"/>
    <w:basedOn w:val="DefaultParagraphFont"/>
    <w:rsid w:val="00DA43DF"/>
  </w:style>
  <w:style w:type="character" w:styleId="FootnoteReference">
    <w:name w:val="footnote reference"/>
    <w:semiHidden/>
    <w:rsid w:val="00DE7EF6"/>
    <w:rPr>
      <w:vertAlign w:val="superscript"/>
    </w:rPr>
  </w:style>
  <w:style w:type="paragraph" w:customStyle="1" w:styleId="titulo4niza">
    <w:name w:val="titulo4_niza"/>
    <w:rsid w:val="00F16CBB"/>
    <w:pPr>
      <w:numPr>
        <w:ilvl w:val="3"/>
        <w:numId w:val="5"/>
      </w:numPr>
      <w:spacing w:before="240" w:after="240" w:line="360" w:lineRule="auto"/>
      <w:ind w:left="794" w:hanging="794"/>
      <w:jc w:val="both"/>
      <w:outlineLvl w:val="3"/>
    </w:pPr>
    <w:rPr>
      <w:rFonts w:ascii="Arial" w:hAnsi="Arial"/>
      <w:lang w:val="es-ES"/>
    </w:rPr>
  </w:style>
  <w:style w:type="paragraph" w:customStyle="1" w:styleId="SBC-figure">
    <w:name w:val="SBC-figure"/>
    <w:basedOn w:val="Normal"/>
    <w:rsid w:val="000A069E"/>
    <w:pPr>
      <w:tabs>
        <w:tab w:val="left" w:pos="720"/>
      </w:tabs>
      <w:spacing w:before="120"/>
      <w:jc w:val="center"/>
    </w:pPr>
    <w:rPr>
      <w:rFonts w:ascii="Times" w:hAnsi="Times"/>
      <w:noProof/>
    </w:rPr>
  </w:style>
  <w:style w:type="paragraph" w:styleId="TableofFigures">
    <w:name w:val="table of figures"/>
    <w:basedOn w:val="Normal"/>
    <w:next w:val="Normal"/>
    <w:uiPriority w:val="99"/>
    <w:rsid w:val="007B6023"/>
    <w:pPr>
      <w:ind w:left="400" w:hanging="400"/>
    </w:pPr>
  </w:style>
  <w:style w:type="paragraph" w:customStyle="1" w:styleId="Tabela">
    <w:name w:val="Tabela"/>
    <w:basedOn w:val="Heading5"/>
    <w:rsid w:val="004E5572"/>
    <w:pPr>
      <w:keepNext w:val="0"/>
      <w:tabs>
        <w:tab w:val="left" w:pos="720"/>
      </w:tabs>
      <w:spacing w:line="240" w:lineRule="auto"/>
      <w:ind w:firstLine="0"/>
    </w:pPr>
    <w:rPr>
      <w:rFonts w:ascii="Times" w:hAnsi="Times"/>
      <w:sz w:val="20"/>
    </w:rPr>
  </w:style>
  <w:style w:type="character" w:styleId="Strong">
    <w:name w:val="Strong"/>
    <w:qFormat/>
    <w:rsid w:val="0039537B"/>
    <w:rPr>
      <w:b/>
    </w:rPr>
  </w:style>
  <w:style w:type="paragraph" w:styleId="Caption">
    <w:name w:val="caption"/>
    <w:basedOn w:val="Normal"/>
    <w:next w:val="Normal"/>
    <w:uiPriority w:val="35"/>
    <w:qFormat/>
    <w:rsid w:val="00114807"/>
    <w:pPr>
      <w:spacing w:before="120" w:after="120"/>
    </w:pPr>
    <w:rPr>
      <w:bCs/>
      <w:sz w:val="20"/>
    </w:rPr>
  </w:style>
  <w:style w:type="character" w:customStyle="1" w:styleId="fontmenor1">
    <w:name w:val="fontmenor1"/>
    <w:rsid w:val="00497502"/>
    <w:rPr>
      <w:rFonts w:ascii="Tahoma" w:hAnsi="Tahoma" w:cs="Tahoma" w:hint="default"/>
      <w:color w:val="555555"/>
      <w:sz w:val="16"/>
      <w:szCs w:val="16"/>
    </w:rPr>
  </w:style>
  <w:style w:type="character" w:customStyle="1" w:styleId="style41">
    <w:name w:val="style41"/>
    <w:rsid w:val="00497502"/>
    <w:rPr>
      <w:rFonts w:ascii="Verdana" w:hAnsi="Verdana" w:hint="default"/>
      <w:sz w:val="15"/>
      <w:szCs w:val="15"/>
    </w:rPr>
  </w:style>
  <w:style w:type="paragraph" w:styleId="FootnoteText">
    <w:name w:val="footnote text"/>
    <w:basedOn w:val="Normal"/>
    <w:semiHidden/>
    <w:rsid w:val="00211C83"/>
  </w:style>
  <w:style w:type="character" w:customStyle="1" w:styleId="a">
    <w:name w:val="a"/>
    <w:basedOn w:val="DefaultParagraphFont"/>
    <w:rsid w:val="003F6270"/>
  </w:style>
  <w:style w:type="paragraph" w:customStyle="1" w:styleId="titulo5niza">
    <w:name w:val="titulo5_niza"/>
    <w:next w:val="corponiza"/>
    <w:rsid w:val="00B22D07"/>
    <w:pPr>
      <w:keepNext/>
      <w:spacing w:before="120" w:after="120"/>
    </w:pPr>
    <w:rPr>
      <w:rFonts w:ascii="Arial" w:hAnsi="Arial"/>
      <w:b/>
      <w:color w:val="000000"/>
    </w:rPr>
  </w:style>
  <w:style w:type="paragraph" w:customStyle="1" w:styleId="Estilotitulo1nizaEsquerda">
    <w:name w:val="Estilo titulo1_niza + Esquerda"/>
    <w:basedOn w:val="titulo1niza"/>
    <w:rsid w:val="00945170"/>
    <w:rPr>
      <w:bCs/>
      <w:szCs w:val="20"/>
    </w:rPr>
  </w:style>
  <w:style w:type="paragraph" w:customStyle="1" w:styleId="figuraniza">
    <w:name w:val="figura_niza"/>
    <w:link w:val="figuranizaChar"/>
    <w:rsid w:val="00976739"/>
    <w:pPr>
      <w:keepNext/>
      <w:keepLines/>
      <w:spacing w:before="240" w:after="120"/>
      <w:ind w:left="1304" w:hanging="1304"/>
    </w:pPr>
    <w:rPr>
      <w:rFonts w:ascii="Arial" w:hAnsi="Arial"/>
      <w:color w:val="000000"/>
    </w:rPr>
  </w:style>
  <w:style w:type="character" w:customStyle="1" w:styleId="Heading1Char">
    <w:name w:val="Heading 1 Char"/>
    <w:link w:val="Heading1"/>
    <w:rsid w:val="00244665"/>
    <w:rPr>
      <w:rFonts w:ascii="Arial" w:hAnsi="Arial"/>
      <w:b/>
      <w:sz w:val="24"/>
      <w:lang w:val="pt-BR" w:eastAsia="pt-BR"/>
    </w:rPr>
  </w:style>
  <w:style w:type="character" w:customStyle="1" w:styleId="titulo1nizaChar">
    <w:name w:val="titulo1_niza Char"/>
    <w:link w:val="titulo1niza"/>
    <w:rsid w:val="0095381C"/>
    <w:rPr>
      <w:rFonts w:ascii="Arial" w:hAnsi="Arial"/>
      <w:b/>
      <w:sz w:val="24"/>
      <w:szCs w:val="24"/>
      <w:lang w:val="pt-BR" w:eastAsia="pt-BR" w:bidi="ar-SA"/>
    </w:rPr>
  </w:style>
  <w:style w:type="character" w:customStyle="1" w:styleId="titulo2nizaChar">
    <w:name w:val="titulo2_niza Char"/>
    <w:link w:val="titulo2niza"/>
    <w:rsid w:val="003775BE"/>
    <w:rPr>
      <w:rFonts w:ascii="Arial" w:hAnsi="Arial"/>
      <w:b/>
      <w:sz w:val="24"/>
      <w:szCs w:val="24"/>
      <w:lang w:val="pt-BR" w:eastAsia="pt-BR" w:bidi="ar-SA"/>
    </w:rPr>
  </w:style>
  <w:style w:type="character" w:customStyle="1" w:styleId="titulo3nizaChar">
    <w:name w:val="titulo3_niza Char"/>
    <w:link w:val="titulo3niza"/>
    <w:rsid w:val="004767E0"/>
    <w:rPr>
      <w:rFonts w:ascii="Arial" w:hAnsi="Arial"/>
      <w:b/>
      <w:sz w:val="24"/>
      <w:szCs w:val="24"/>
      <w:lang w:val="pt-BR" w:eastAsia="pt-BR" w:bidi="ar-SA"/>
    </w:rPr>
  </w:style>
  <w:style w:type="character" w:customStyle="1" w:styleId="figuranizaChar">
    <w:name w:val="figura_niza Char"/>
    <w:link w:val="figuraniza"/>
    <w:rsid w:val="00976739"/>
    <w:rPr>
      <w:rFonts w:ascii="Arial" w:hAnsi="Arial"/>
      <w:color w:val="000000"/>
      <w:lang w:val="pt-BR" w:eastAsia="pt-BR" w:bidi="ar-SA"/>
    </w:rPr>
  </w:style>
  <w:style w:type="character" w:customStyle="1" w:styleId="data1">
    <w:name w:val="data1"/>
    <w:rsid w:val="00EC4E61"/>
    <w:rPr>
      <w:rFonts w:ascii="Verdana" w:hAnsi="Verdana" w:hint="default"/>
      <w:b/>
      <w:bCs/>
      <w:color w:val="CC3300"/>
      <w:sz w:val="15"/>
      <w:szCs w:val="15"/>
    </w:rPr>
  </w:style>
  <w:style w:type="character" w:styleId="HTMLCite">
    <w:name w:val="HTML Cite"/>
    <w:rsid w:val="00EC4E61"/>
    <w:rPr>
      <w:i/>
      <w:iCs/>
    </w:rPr>
  </w:style>
  <w:style w:type="character" w:customStyle="1" w:styleId="urlexpansion">
    <w:name w:val="urlexpansion"/>
    <w:basedOn w:val="DefaultParagraphFont"/>
    <w:rsid w:val="00E377ED"/>
  </w:style>
  <w:style w:type="paragraph" w:customStyle="1" w:styleId="fonteniza">
    <w:name w:val="fonte_niza"/>
    <w:autoRedefine/>
    <w:rsid w:val="006658C8"/>
    <w:pPr>
      <w:keepLines/>
      <w:spacing w:before="120" w:after="240"/>
    </w:pPr>
    <w:rPr>
      <w:rFonts w:ascii="Arial" w:hAnsi="Arial"/>
      <w:color w:val="000000"/>
      <w:sz w:val="18"/>
      <w:szCs w:val="18"/>
    </w:rPr>
  </w:style>
  <w:style w:type="paragraph" w:customStyle="1" w:styleId="Paragraphs">
    <w:name w:val="Paragraphs"/>
    <w:basedOn w:val="Normal"/>
    <w:rsid w:val="00016285"/>
    <w:pPr>
      <w:widowControl w:val="0"/>
      <w:autoSpaceDE w:val="0"/>
      <w:autoSpaceDN w:val="0"/>
      <w:spacing w:after="120"/>
      <w:ind w:firstLine="567"/>
    </w:pPr>
    <w:rPr>
      <w:rFonts w:cs="Arial"/>
      <w:lang w:val="en-US"/>
    </w:rPr>
  </w:style>
  <w:style w:type="paragraph" w:customStyle="1" w:styleId="AuthorName">
    <w:name w:val="Author Name"/>
    <w:basedOn w:val="Normal"/>
    <w:rsid w:val="00016285"/>
    <w:pPr>
      <w:widowControl w:val="0"/>
      <w:tabs>
        <w:tab w:val="center" w:pos="5040"/>
      </w:tabs>
      <w:autoSpaceDE w:val="0"/>
      <w:autoSpaceDN w:val="0"/>
      <w:ind w:firstLine="567"/>
      <w:jc w:val="center"/>
    </w:pPr>
    <w:rPr>
      <w:rFonts w:cs="Arial"/>
      <w:b/>
      <w:bCs/>
      <w:lang w:val="en-US"/>
    </w:rPr>
  </w:style>
  <w:style w:type="paragraph" w:styleId="BlockText">
    <w:name w:val="Block Text"/>
    <w:basedOn w:val="Normal"/>
    <w:rsid w:val="00016285"/>
    <w:pPr>
      <w:autoSpaceDE w:val="0"/>
      <w:autoSpaceDN w:val="0"/>
      <w:ind w:left="600" w:right="530" w:firstLine="567"/>
    </w:pPr>
    <w:rPr>
      <w:rFonts w:cs="Arial"/>
      <w:lang w:val="en-US"/>
    </w:rPr>
  </w:style>
  <w:style w:type="paragraph" w:customStyle="1" w:styleId="E-mailAutores">
    <w:name w:val="E-mail Autores"/>
    <w:basedOn w:val="Normal"/>
    <w:rsid w:val="00016285"/>
    <w:pPr>
      <w:autoSpaceDE w:val="0"/>
      <w:autoSpaceDN w:val="0"/>
      <w:spacing w:line="360" w:lineRule="auto"/>
      <w:ind w:firstLine="567"/>
      <w:jc w:val="center"/>
    </w:pPr>
    <w:rPr>
      <w:rFonts w:cs="Arial"/>
    </w:rPr>
  </w:style>
  <w:style w:type="paragraph" w:customStyle="1" w:styleId="seo">
    <w:name w:val="seção"/>
    <w:basedOn w:val="Normal"/>
    <w:next w:val="Normal"/>
    <w:rsid w:val="00016285"/>
    <w:pPr>
      <w:autoSpaceDE w:val="0"/>
      <w:autoSpaceDN w:val="0"/>
      <w:spacing w:after="360"/>
      <w:ind w:firstLine="567"/>
      <w:jc w:val="center"/>
    </w:pPr>
    <w:rPr>
      <w:rFonts w:cs="Arial"/>
      <w:b/>
      <w:bCs/>
      <w:caps/>
      <w:sz w:val="28"/>
      <w:szCs w:val="28"/>
    </w:rPr>
  </w:style>
  <w:style w:type="paragraph" w:customStyle="1" w:styleId="Subseo">
    <w:name w:val="Subseção"/>
    <w:basedOn w:val="Normal"/>
    <w:next w:val="Normal"/>
    <w:rsid w:val="00016285"/>
    <w:pPr>
      <w:autoSpaceDE w:val="0"/>
      <w:autoSpaceDN w:val="0"/>
      <w:spacing w:before="360" w:after="240"/>
      <w:ind w:firstLine="567"/>
    </w:pPr>
    <w:rPr>
      <w:rFonts w:cs="Arial"/>
      <w:b/>
      <w:bCs/>
      <w:sz w:val="22"/>
      <w:szCs w:val="22"/>
    </w:rPr>
  </w:style>
  <w:style w:type="paragraph" w:customStyle="1" w:styleId="Digitao">
    <w:name w:val="Digitação"/>
    <w:basedOn w:val="Normal"/>
    <w:rsid w:val="00016285"/>
    <w:pPr>
      <w:autoSpaceDE w:val="0"/>
      <w:autoSpaceDN w:val="0"/>
      <w:spacing w:line="360" w:lineRule="auto"/>
      <w:ind w:firstLine="1134"/>
    </w:pPr>
    <w:rPr>
      <w:rFonts w:cs="Arial"/>
    </w:rPr>
  </w:style>
  <w:style w:type="paragraph" w:customStyle="1" w:styleId="SBC-title">
    <w:name w:val="SBC-title"/>
    <w:basedOn w:val="Normal"/>
    <w:rsid w:val="00413A40"/>
    <w:pPr>
      <w:tabs>
        <w:tab w:val="left" w:pos="720"/>
      </w:tabs>
      <w:spacing w:before="240"/>
      <w:ind w:firstLine="397"/>
      <w:jc w:val="center"/>
    </w:pPr>
    <w:rPr>
      <w:rFonts w:ascii="Times" w:hAnsi="Times"/>
      <w:b/>
      <w:sz w:val="32"/>
      <w:lang w:val="en-US"/>
    </w:rPr>
  </w:style>
  <w:style w:type="paragraph" w:customStyle="1" w:styleId="ColorfulList-Accent11">
    <w:name w:val="Colorful List - Accent 11"/>
    <w:basedOn w:val="Normal"/>
    <w:uiPriority w:val="34"/>
    <w:qFormat/>
    <w:rsid w:val="005F38B3"/>
    <w:pPr>
      <w:ind w:left="720"/>
      <w:contextualSpacing/>
    </w:pPr>
    <w:rPr>
      <w:rFonts w:ascii="Cambria" w:eastAsia="MS Mincho" w:hAnsi="Cambria"/>
      <w:lang w:eastAsia="en-US"/>
    </w:rPr>
  </w:style>
  <w:style w:type="paragraph" w:styleId="Index9">
    <w:name w:val="index 9"/>
    <w:basedOn w:val="Normal"/>
    <w:next w:val="Normal"/>
    <w:autoRedefine/>
    <w:uiPriority w:val="99"/>
    <w:unhideWhenUsed/>
    <w:rsid w:val="00BF6C0D"/>
    <w:pPr>
      <w:ind w:left="2160" w:hanging="240"/>
    </w:pPr>
    <w:rPr>
      <w:rFonts w:ascii="Cambria" w:eastAsia="MS Mincho" w:hAnsi="Cambria"/>
      <w:lang w:eastAsia="en-US"/>
    </w:rPr>
  </w:style>
  <w:style w:type="character" w:styleId="CommentReference">
    <w:name w:val="annotation reference"/>
    <w:uiPriority w:val="99"/>
    <w:semiHidden/>
    <w:unhideWhenUsed/>
    <w:rsid w:val="00265325"/>
    <w:rPr>
      <w:sz w:val="18"/>
      <w:szCs w:val="18"/>
    </w:rPr>
  </w:style>
  <w:style w:type="paragraph" w:styleId="CommentText">
    <w:name w:val="annotation text"/>
    <w:basedOn w:val="Normal"/>
    <w:link w:val="CommentTextChar"/>
    <w:uiPriority w:val="99"/>
    <w:semiHidden/>
    <w:unhideWhenUsed/>
    <w:rsid w:val="00265325"/>
  </w:style>
  <w:style w:type="character" w:customStyle="1" w:styleId="CommentTextChar">
    <w:name w:val="Comment Text Char"/>
    <w:link w:val="CommentText"/>
    <w:uiPriority w:val="99"/>
    <w:semiHidden/>
    <w:rsid w:val="00265325"/>
    <w:rPr>
      <w:sz w:val="24"/>
      <w:szCs w:val="24"/>
      <w:lang w:val="pt-BR" w:eastAsia="pt-BR"/>
    </w:rPr>
  </w:style>
  <w:style w:type="paragraph" w:styleId="CommentSubject">
    <w:name w:val="annotation subject"/>
    <w:basedOn w:val="CommentText"/>
    <w:next w:val="CommentText"/>
    <w:link w:val="CommentSubjectChar"/>
    <w:uiPriority w:val="99"/>
    <w:semiHidden/>
    <w:unhideWhenUsed/>
    <w:rsid w:val="00265325"/>
    <w:rPr>
      <w:b/>
      <w:bCs/>
      <w:sz w:val="20"/>
      <w:szCs w:val="20"/>
    </w:rPr>
  </w:style>
  <w:style w:type="character" w:customStyle="1" w:styleId="CommentSubjectChar">
    <w:name w:val="Comment Subject Char"/>
    <w:link w:val="CommentSubject"/>
    <w:uiPriority w:val="99"/>
    <w:semiHidden/>
    <w:rsid w:val="00265325"/>
    <w:rPr>
      <w:b/>
      <w:bCs/>
      <w:sz w:val="24"/>
      <w:szCs w:val="24"/>
      <w:lang w:val="pt-BR" w:eastAsia="pt-BR"/>
    </w:rPr>
  </w:style>
  <w:style w:type="paragraph" w:styleId="BalloonText">
    <w:name w:val="Balloon Text"/>
    <w:basedOn w:val="Normal"/>
    <w:link w:val="BalloonTextChar"/>
    <w:uiPriority w:val="99"/>
    <w:semiHidden/>
    <w:unhideWhenUsed/>
    <w:rsid w:val="00265325"/>
    <w:rPr>
      <w:rFonts w:ascii="Lucida Grande" w:hAnsi="Lucida Grande" w:cs="Lucida Grande"/>
      <w:sz w:val="18"/>
      <w:szCs w:val="18"/>
    </w:rPr>
  </w:style>
  <w:style w:type="character" w:customStyle="1" w:styleId="BalloonTextChar">
    <w:name w:val="Balloon Text Char"/>
    <w:link w:val="BalloonText"/>
    <w:uiPriority w:val="99"/>
    <w:semiHidden/>
    <w:rsid w:val="00265325"/>
    <w:rPr>
      <w:rFonts w:ascii="Lucida Grande" w:hAnsi="Lucida Grande" w:cs="Lucida Grande"/>
      <w:sz w:val="18"/>
      <w:szCs w:val="18"/>
      <w:lang w:val="pt-BR" w:eastAsia="pt-BR"/>
    </w:rPr>
  </w:style>
  <w:style w:type="paragraph" w:customStyle="1" w:styleId="AbstractNormal">
    <w:name w:val="Abstract Normal"/>
    <w:basedOn w:val="Normal"/>
    <w:qFormat/>
    <w:rsid w:val="00244665"/>
    <w:pPr>
      <w:ind w:firstLine="0"/>
    </w:pPr>
  </w:style>
  <w:style w:type="paragraph" w:customStyle="1" w:styleId="citao3linhas">
    <w:name w:val="citação3linhas"/>
    <w:basedOn w:val="Normal"/>
    <w:qFormat/>
    <w:rsid w:val="00442E3E"/>
    <w:pPr>
      <w:spacing w:before="240" w:after="240"/>
      <w:ind w:left="2268" w:firstLine="0"/>
    </w:pPr>
    <w:rPr>
      <w:sz w:val="20"/>
    </w:rPr>
  </w:style>
  <w:style w:type="paragraph" w:styleId="Revision">
    <w:name w:val="Revision"/>
    <w:hidden/>
    <w:uiPriority w:val="99"/>
    <w:semiHidden/>
    <w:rsid w:val="00CC092B"/>
    <w:rPr>
      <w:rFonts w:ascii="Arial" w:hAnsi="Arial"/>
    </w:rPr>
  </w:style>
  <w:style w:type="paragraph" w:styleId="DocumentMap">
    <w:name w:val="Document Map"/>
    <w:basedOn w:val="Normal"/>
    <w:link w:val="DocumentMapChar"/>
    <w:uiPriority w:val="99"/>
    <w:semiHidden/>
    <w:unhideWhenUsed/>
    <w:rsid w:val="0045698B"/>
    <w:rPr>
      <w:rFonts w:ascii="Lucida Grande" w:hAnsi="Lucida Grande" w:cs="Lucida Grande"/>
    </w:rPr>
  </w:style>
  <w:style w:type="character" w:customStyle="1" w:styleId="DocumentMapChar">
    <w:name w:val="Document Map Char"/>
    <w:basedOn w:val="DefaultParagraphFont"/>
    <w:link w:val="DocumentMap"/>
    <w:uiPriority w:val="99"/>
    <w:semiHidden/>
    <w:rsid w:val="0045698B"/>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34" w:unhideWhenUsed="0" w:qFormat="1"/>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4665"/>
    <w:pPr>
      <w:ind w:firstLine="709"/>
      <w:jc w:val="both"/>
    </w:pPr>
    <w:rPr>
      <w:rFonts w:ascii="Arial" w:hAnsi="Arial"/>
    </w:rPr>
  </w:style>
  <w:style w:type="paragraph" w:styleId="Heading1">
    <w:name w:val="heading 1"/>
    <w:basedOn w:val="Normal"/>
    <w:next w:val="Normal"/>
    <w:link w:val="Heading1Char"/>
    <w:autoRedefine/>
    <w:qFormat/>
    <w:rsid w:val="00244665"/>
    <w:pPr>
      <w:keepNext/>
      <w:numPr>
        <w:numId w:val="1"/>
      </w:numPr>
      <w:spacing w:line="480" w:lineRule="auto"/>
      <w:ind w:left="431" w:hanging="431"/>
      <w:jc w:val="left"/>
      <w:outlineLvl w:val="0"/>
    </w:pPr>
    <w:rPr>
      <w:b/>
    </w:rPr>
  </w:style>
  <w:style w:type="paragraph" w:styleId="Heading2">
    <w:name w:val="heading 2"/>
    <w:basedOn w:val="Normal"/>
    <w:next w:val="Normal"/>
    <w:qFormat/>
    <w:rsid w:val="00244665"/>
    <w:pPr>
      <w:keepNext/>
      <w:numPr>
        <w:ilvl w:val="1"/>
        <w:numId w:val="1"/>
      </w:numPr>
      <w:spacing w:before="240" w:line="480" w:lineRule="auto"/>
      <w:ind w:left="578" w:hanging="578"/>
      <w:jc w:val="left"/>
      <w:outlineLvl w:val="1"/>
    </w:pPr>
    <w:rPr>
      <w:b/>
    </w:rPr>
  </w:style>
  <w:style w:type="paragraph" w:styleId="Heading3">
    <w:name w:val="heading 3"/>
    <w:basedOn w:val="Normal"/>
    <w:next w:val="Normal"/>
    <w:autoRedefine/>
    <w:qFormat/>
    <w:rsid w:val="00E315D9"/>
    <w:pPr>
      <w:keepNext/>
      <w:numPr>
        <w:ilvl w:val="2"/>
        <w:numId w:val="1"/>
      </w:numPr>
      <w:spacing w:line="360" w:lineRule="auto"/>
      <w:ind w:right="1802"/>
      <w:outlineLvl w:val="2"/>
    </w:pPr>
  </w:style>
  <w:style w:type="paragraph" w:styleId="Heading4">
    <w:name w:val="heading 4"/>
    <w:basedOn w:val="Normal"/>
    <w:next w:val="Normal"/>
    <w:qFormat/>
    <w:rsid w:val="00EB218F"/>
    <w:pPr>
      <w:keepNext/>
      <w:numPr>
        <w:ilvl w:val="3"/>
        <w:numId w:val="1"/>
      </w:numPr>
      <w:spacing w:line="360" w:lineRule="auto"/>
      <w:outlineLvl w:val="3"/>
    </w:pPr>
    <w:rPr>
      <w:sz w:val="28"/>
    </w:rPr>
  </w:style>
  <w:style w:type="paragraph" w:styleId="Heading5">
    <w:name w:val="heading 5"/>
    <w:basedOn w:val="Normal"/>
    <w:next w:val="Normal"/>
    <w:qFormat/>
    <w:rsid w:val="00E315D9"/>
    <w:pPr>
      <w:keepNext/>
      <w:numPr>
        <w:ilvl w:val="4"/>
        <w:numId w:val="1"/>
      </w:numPr>
      <w:spacing w:line="360" w:lineRule="auto"/>
      <w:outlineLvl w:val="4"/>
    </w:pPr>
  </w:style>
  <w:style w:type="paragraph" w:styleId="Heading6">
    <w:name w:val="heading 6"/>
    <w:basedOn w:val="Normal"/>
    <w:next w:val="Normal"/>
    <w:qFormat/>
    <w:rsid w:val="00E315D9"/>
    <w:pPr>
      <w:keepNext/>
      <w:numPr>
        <w:ilvl w:val="5"/>
        <w:numId w:val="1"/>
      </w:numPr>
      <w:tabs>
        <w:tab w:val="left" w:leader="dot" w:pos="8505"/>
      </w:tabs>
      <w:spacing w:line="480" w:lineRule="auto"/>
      <w:outlineLvl w:val="5"/>
    </w:pPr>
  </w:style>
  <w:style w:type="paragraph" w:styleId="Heading7">
    <w:name w:val="heading 7"/>
    <w:basedOn w:val="Normal"/>
    <w:next w:val="Normal"/>
    <w:qFormat/>
    <w:rsid w:val="00E315D9"/>
    <w:pPr>
      <w:keepNext/>
      <w:numPr>
        <w:ilvl w:val="6"/>
        <w:numId w:val="1"/>
      </w:numPr>
      <w:outlineLvl w:val="6"/>
    </w:pPr>
  </w:style>
  <w:style w:type="paragraph" w:styleId="Heading8">
    <w:name w:val="heading 8"/>
    <w:basedOn w:val="Normal"/>
    <w:next w:val="Normal"/>
    <w:qFormat/>
    <w:rsid w:val="00E315D9"/>
    <w:pPr>
      <w:keepNext/>
      <w:numPr>
        <w:ilvl w:val="7"/>
        <w:numId w:val="1"/>
      </w:numPr>
      <w:tabs>
        <w:tab w:val="left" w:leader="dot" w:pos="8789"/>
      </w:tabs>
      <w:spacing w:line="360" w:lineRule="auto"/>
      <w:outlineLvl w:val="7"/>
    </w:pPr>
  </w:style>
  <w:style w:type="paragraph" w:styleId="Heading9">
    <w:name w:val="heading 9"/>
    <w:basedOn w:val="Normal"/>
    <w:next w:val="Normal"/>
    <w:qFormat/>
    <w:rsid w:val="00E315D9"/>
    <w:pPr>
      <w:keepNext/>
      <w:numPr>
        <w:ilvl w:val="8"/>
        <w:numId w:val="1"/>
      </w:numPr>
      <w:spacing w:line="360" w:lineRule="auto"/>
      <w:jc w:val="cente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autoRedefine/>
    <w:qFormat/>
    <w:rsid w:val="00244665"/>
    <w:pPr>
      <w:spacing w:line="480" w:lineRule="auto"/>
      <w:jc w:val="center"/>
    </w:pPr>
    <w:rPr>
      <w:b/>
    </w:rPr>
  </w:style>
  <w:style w:type="paragraph" w:styleId="BodyText">
    <w:name w:val="Body Text"/>
    <w:basedOn w:val="Normal"/>
    <w:pPr>
      <w:jc w:val="center"/>
    </w:pPr>
    <w:rPr>
      <w:sz w:val="40"/>
    </w:rPr>
  </w:style>
  <w:style w:type="paragraph" w:styleId="BodyTextIndent">
    <w:name w:val="Body Text Indent"/>
    <w:basedOn w:val="Normal"/>
    <w:pPr>
      <w:spacing w:line="360" w:lineRule="auto"/>
      <w:ind w:left="480"/>
    </w:pPr>
  </w:style>
  <w:style w:type="paragraph" w:styleId="BodyText2">
    <w:name w:val="Body Text 2"/>
    <w:basedOn w:val="Normal"/>
  </w:style>
  <w:style w:type="paragraph" w:styleId="BodyTextIndent3">
    <w:name w:val="Body Text Indent 3"/>
    <w:basedOn w:val="Normal"/>
    <w:pPr>
      <w:spacing w:line="480" w:lineRule="auto"/>
    </w:pPr>
  </w:style>
  <w:style w:type="paragraph" w:styleId="BodyTextIndent2">
    <w:name w:val="Body Text Indent 2"/>
    <w:basedOn w:val="Normal"/>
    <w:pPr>
      <w:spacing w:line="360" w:lineRule="auto"/>
      <w:ind w:firstLine="851"/>
    </w:pPr>
  </w:style>
  <w:style w:type="paragraph" w:styleId="BodyText3">
    <w:name w:val="Body Text 3"/>
    <w:basedOn w:val="Normal"/>
  </w:style>
  <w:style w:type="paragraph" w:styleId="Footer">
    <w:name w:val="footer"/>
    <w:basedOn w:val="Normal"/>
    <w:pPr>
      <w:tabs>
        <w:tab w:val="center" w:pos="4419"/>
        <w:tab w:val="right" w:pos="8838"/>
      </w:tabs>
    </w:pPr>
  </w:style>
  <w:style w:type="character" w:styleId="Hyperlink">
    <w:name w:val="Hyperlink"/>
    <w:rPr>
      <w:color w:val="0000FF"/>
      <w:u w:val="single"/>
    </w:rPr>
  </w:style>
  <w:style w:type="paragraph" w:styleId="Header">
    <w:name w:val="header"/>
    <w:basedOn w:val="Normal"/>
    <w:pPr>
      <w:tabs>
        <w:tab w:val="center" w:pos="4419"/>
        <w:tab w:val="right" w:pos="8838"/>
      </w:tabs>
    </w:pPr>
  </w:style>
  <w:style w:type="character" w:styleId="PageNumber">
    <w:name w:val="page number"/>
    <w:basedOn w:val="DefaultParagraphFont"/>
  </w:style>
  <w:style w:type="paragraph" w:customStyle="1" w:styleId="SBC-abstract">
    <w:name w:val="SBC-abstract"/>
    <w:basedOn w:val="Normal"/>
    <w:rsid w:val="00612C90"/>
    <w:pPr>
      <w:tabs>
        <w:tab w:val="left" w:pos="720"/>
      </w:tabs>
      <w:spacing w:before="120" w:after="120"/>
      <w:ind w:left="454" w:right="454"/>
    </w:pPr>
    <w:rPr>
      <w:rFonts w:ascii="Times" w:hAnsi="Times"/>
      <w:i/>
      <w:lang w:val="en-US"/>
    </w:rPr>
  </w:style>
  <w:style w:type="paragraph" w:customStyle="1" w:styleId="SBC-heading1">
    <w:name w:val="SBC-heading1"/>
    <w:basedOn w:val="Heading1"/>
    <w:rsid w:val="00612C90"/>
    <w:pPr>
      <w:tabs>
        <w:tab w:val="left" w:pos="720"/>
      </w:tabs>
      <w:spacing w:before="240" w:line="240" w:lineRule="auto"/>
      <w:ind w:left="0" w:firstLine="0"/>
    </w:pPr>
    <w:rPr>
      <w:rFonts w:ascii="Times" w:hAnsi="Times"/>
      <w:kern w:val="28"/>
      <w:sz w:val="26"/>
      <w:lang w:val="en-US"/>
    </w:rPr>
  </w:style>
  <w:style w:type="paragraph" w:customStyle="1" w:styleId="SBC-caption">
    <w:name w:val="SBC-caption"/>
    <w:basedOn w:val="Normal"/>
    <w:rsid w:val="00612C90"/>
    <w:pPr>
      <w:tabs>
        <w:tab w:val="left" w:pos="720"/>
      </w:tabs>
      <w:spacing w:before="120" w:after="120"/>
      <w:ind w:left="454" w:right="454"/>
      <w:jc w:val="center"/>
    </w:pPr>
    <w:rPr>
      <w:rFonts w:ascii="Helvetica" w:hAnsi="Helvetica"/>
      <w:b/>
      <w:lang w:val="en-US"/>
    </w:rPr>
  </w:style>
  <w:style w:type="paragraph" w:styleId="TOC2">
    <w:name w:val="toc 2"/>
    <w:basedOn w:val="Normal"/>
    <w:next w:val="Normal"/>
    <w:autoRedefine/>
    <w:uiPriority w:val="39"/>
    <w:rsid w:val="00495B40"/>
    <w:pPr>
      <w:ind w:left="200"/>
    </w:pPr>
    <w:rPr>
      <w:rFonts w:ascii="Cambria" w:hAnsi="Cambria"/>
      <w:smallCaps/>
      <w:sz w:val="22"/>
      <w:szCs w:val="22"/>
    </w:rPr>
  </w:style>
  <w:style w:type="paragraph" w:styleId="TOC1">
    <w:name w:val="toc 1"/>
    <w:basedOn w:val="Normal"/>
    <w:next w:val="Normal"/>
    <w:autoRedefine/>
    <w:uiPriority w:val="39"/>
    <w:rsid w:val="000D0557"/>
    <w:pPr>
      <w:spacing w:before="120"/>
    </w:pPr>
    <w:rPr>
      <w:rFonts w:ascii="Cambria" w:hAnsi="Cambria"/>
      <w:b/>
      <w:caps/>
      <w:sz w:val="22"/>
      <w:szCs w:val="22"/>
    </w:rPr>
  </w:style>
  <w:style w:type="paragraph" w:styleId="TOC3">
    <w:name w:val="toc 3"/>
    <w:basedOn w:val="Normal"/>
    <w:next w:val="Normal"/>
    <w:autoRedefine/>
    <w:uiPriority w:val="39"/>
    <w:rsid w:val="00495B40"/>
    <w:pPr>
      <w:ind w:left="400"/>
    </w:pPr>
    <w:rPr>
      <w:rFonts w:ascii="Cambria" w:hAnsi="Cambria"/>
      <w:i/>
      <w:sz w:val="22"/>
      <w:szCs w:val="22"/>
    </w:rPr>
  </w:style>
  <w:style w:type="paragraph" w:styleId="TOC4">
    <w:name w:val="toc 4"/>
    <w:basedOn w:val="Normal"/>
    <w:next w:val="Normal"/>
    <w:autoRedefine/>
    <w:semiHidden/>
    <w:rsid w:val="003F3291"/>
    <w:pPr>
      <w:ind w:left="600"/>
    </w:pPr>
    <w:rPr>
      <w:rFonts w:ascii="Cambria" w:hAnsi="Cambria"/>
      <w:sz w:val="18"/>
      <w:szCs w:val="18"/>
    </w:rPr>
  </w:style>
  <w:style w:type="paragraph" w:styleId="TOC5">
    <w:name w:val="toc 5"/>
    <w:basedOn w:val="Normal"/>
    <w:next w:val="Normal"/>
    <w:autoRedefine/>
    <w:semiHidden/>
    <w:rsid w:val="00DF537E"/>
    <w:pPr>
      <w:ind w:left="800"/>
    </w:pPr>
    <w:rPr>
      <w:rFonts w:ascii="Cambria" w:hAnsi="Cambria"/>
      <w:sz w:val="18"/>
      <w:szCs w:val="18"/>
    </w:rPr>
  </w:style>
  <w:style w:type="paragraph" w:styleId="TOC6">
    <w:name w:val="toc 6"/>
    <w:basedOn w:val="Normal"/>
    <w:next w:val="Normal"/>
    <w:autoRedefine/>
    <w:semiHidden/>
    <w:rsid w:val="00DF537E"/>
    <w:pPr>
      <w:ind w:left="1000"/>
    </w:pPr>
    <w:rPr>
      <w:rFonts w:ascii="Cambria" w:hAnsi="Cambria"/>
      <w:sz w:val="18"/>
      <w:szCs w:val="18"/>
    </w:rPr>
  </w:style>
  <w:style w:type="paragraph" w:styleId="TOC7">
    <w:name w:val="toc 7"/>
    <w:basedOn w:val="Normal"/>
    <w:next w:val="Normal"/>
    <w:autoRedefine/>
    <w:semiHidden/>
    <w:rsid w:val="00DF537E"/>
    <w:pPr>
      <w:ind w:left="1200"/>
    </w:pPr>
    <w:rPr>
      <w:rFonts w:ascii="Cambria" w:hAnsi="Cambria"/>
      <w:sz w:val="18"/>
      <w:szCs w:val="18"/>
    </w:rPr>
  </w:style>
  <w:style w:type="paragraph" w:styleId="TOC8">
    <w:name w:val="toc 8"/>
    <w:basedOn w:val="Normal"/>
    <w:next w:val="Normal"/>
    <w:autoRedefine/>
    <w:semiHidden/>
    <w:rsid w:val="00DF537E"/>
    <w:pPr>
      <w:ind w:left="1400"/>
    </w:pPr>
    <w:rPr>
      <w:rFonts w:ascii="Cambria" w:hAnsi="Cambria"/>
      <w:sz w:val="18"/>
      <w:szCs w:val="18"/>
    </w:rPr>
  </w:style>
  <w:style w:type="paragraph" w:styleId="TOC9">
    <w:name w:val="toc 9"/>
    <w:basedOn w:val="Normal"/>
    <w:next w:val="Normal"/>
    <w:autoRedefine/>
    <w:semiHidden/>
    <w:rsid w:val="00DF537E"/>
    <w:pPr>
      <w:ind w:left="1600"/>
    </w:pPr>
    <w:rPr>
      <w:rFonts w:ascii="Cambria" w:hAnsi="Cambria"/>
      <w:sz w:val="18"/>
      <w:szCs w:val="18"/>
    </w:rPr>
  </w:style>
  <w:style w:type="paragraph" w:customStyle="1" w:styleId="titulo1niza">
    <w:name w:val="titulo1_niza"/>
    <w:basedOn w:val="Heading1"/>
    <w:link w:val="titulo1nizaChar"/>
    <w:rsid w:val="0095381C"/>
    <w:pPr>
      <w:pageBreakBefore/>
      <w:numPr>
        <w:numId w:val="5"/>
      </w:numPr>
      <w:spacing w:before="240" w:after="240"/>
    </w:pPr>
  </w:style>
  <w:style w:type="paragraph" w:customStyle="1" w:styleId="titulo2niza">
    <w:name w:val="titulo2_niza"/>
    <w:link w:val="titulo2nizaChar"/>
    <w:rsid w:val="003775BE"/>
    <w:pPr>
      <w:keepNext/>
      <w:keepLines/>
      <w:numPr>
        <w:ilvl w:val="1"/>
        <w:numId w:val="5"/>
      </w:numPr>
      <w:spacing w:before="240" w:after="240" w:line="360" w:lineRule="auto"/>
      <w:ind w:left="397" w:hanging="397"/>
      <w:outlineLvl w:val="1"/>
    </w:pPr>
    <w:rPr>
      <w:rFonts w:ascii="Arial" w:hAnsi="Arial"/>
    </w:rPr>
  </w:style>
  <w:style w:type="paragraph" w:customStyle="1" w:styleId="titulo3niza">
    <w:name w:val="titulo3_niza"/>
    <w:link w:val="titulo3nizaChar"/>
    <w:rsid w:val="004767E0"/>
    <w:pPr>
      <w:keepNext/>
      <w:keepLines/>
      <w:numPr>
        <w:ilvl w:val="2"/>
        <w:numId w:val="5"/>
      </w:numPr>
      <w:spacing w:before="240" w:after="240" w:line="360" w:lineRule="auto"/>
      <w:ind w:left="720"/>
      <w:outlineLvl w:val="2"/>
    </w:pPr>
    <w:rPr>
      <w:rFonts w:ascii="Arial" w:hAnsi="Arial"/>
    </w:rPr>
  </w:style>
  <w:style w:type="paragraph" w:customStyle="1" w:styleId="corponiza">
    <w:name w:val="corpo_niza"/>
    <w:rsid w:val="00024F8B"/>
    <w:pPr>
      <w:spacing w:line="360" w:lineRule="auto"/>
      <w:ind w:firstLine="709"/>
      <w:jc w:val="both"/>
    </w:pPr>
    <w:rPr>
      <w:rFonts w:ascii="Arial" w:hAnsi="Arial"/>
      <w:color w:val="000000"/>
      <w:szCs w:val="18"/>
      <w:lang w:val="en-US"/>
    </w:rPr>
  </w:style>
  <w:style w:type="paragraph" w:styleId="NormalWeb">
    <w:name w:val="Normal (Web)"/>
    <w:basedOn w:val="Normal"/>
    <w:uiPriority w:val="99"/>
    <w:rsid w:val="00B177E8"/>
    <w:pPr>
      <w:spacing w:before="100" w:beforeAutospacing="1" w:after="100" w:afterAutospacing="1"/>
    </w:pPr>
  </w:style>
  <w:style w:type="paragraph" w:customStyle="1" w:styleId="articletitle">
    <w:name w:val="articletitle"/>
    <w:basedOn w:val="Normal"/>
    <w:rsid w:val="006E75F6"/>
    <w:pPr>
      <w:spacing w:before="100" w:beforeAutospacing="1" w:after="100" w:afterAutospacing="1"/>
    </w:pPr>
    <w:rPr>
      <w:rFonts w:cs="Arial"/>
      <w:color w:val="083852"/>
      <w:sz w:val="30"/>
      <w:szCs w:val="30"/>
    </w:rPr>
  </w:style>
  <w:style w:type="paragraph" w:customStyle="1" w:styleId="smalltext">
    <w:name w:val="smalltext"/>
    <w:basedOn w:val="Normal"/>
    <w:rsid w:val="006E75F6"/>
    <w:pPr>
      <w:spacing w:before="100" w:beforeAutospacing="1" w:after="100" w:afterAutospacing="1"/>
    </w:pPr>
    <w:rPr>
      <w:rFonts w:cs="Arial"/>
      <w:sz w:val="17"/>
      <w:szCs w:val="17"/>
    </w:rPr>
  </w:style>
  <w:style w:type="paragraph" w:customStyle="1" w:styleId="spacey">
    <w:name w:val="spacey"/>
    <w:basedOn w:val="Normal"/>
    <w:rsid w:val="006E75F6"/>
    <w:pPr>
      <w:spacing w:before="100" w:beforeAutospacing="1" w:after="100" w:afterAutospacing="1" w:line="360" w:lineRule="atLeast"/>
    </w:pPr>
  </w:style>
  <w:style w:type="table" w:styleId="TableGrid">
    <w:name w:val="Table Grid"/>
    <w:basedOn w:val="TableNormal"/>
    <w:rsid w:val="00725CF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roductname">
    <w:name w:val="productname"/>
    <w:basedOn w:val="DefaultParagraphFont"/>
    <w:rsid w:val="00DA43DF"/>
  </w:style>
  <w:style w:type="character" w:customStyle="1" w:styleId="ahref">
    <w:name w:val="ahref"/>
    <w:basedOn w:val="DefaultParagraphFont"/>
    <w:rsid w:val="00DA43DF"/>
  </w:style>
  <w:style w:type="character" w:styleId="FootnoteReference">
    <w:name w:val="footnote reference"/>
    <w:semiHidden/>
    <w:rsid w:val="00DE7EF6"/>
    <w:rPr>
      <w:vertAlign w:val="superscript"/>
    </w:rPr>
  </w:style>
  <w:style w:type="paragraph" w:customStyle="1" w:styleId="titulo4niza">
    <w:name w:val="titulo4_niza"/>
    <w:rsid w:val="00F16CBB"/>
    <w:pPr>
      <w:numPr>
        <w:ilvl w:val="3"/>
        <w:numId w:val="5"/>
      </w:numPr>
      <w:spacing w:before="240" w:after="240" w:line="360" w:lineRule="auto"/>
      <w:ind w:left="794" w:hanging="794"/>
      <w:jc w:val="both"/>
      <w:outlineLvl w:val="3"/>
    </w:pPr>
    <w:rPr>
      <w:rFonts w:ascii="Arial" w:hAnsi="Arial"/>
      <w:lang w:val="es-ES"/>
    </w:rPr>
  </w:style>
  <w:style w:type="paragraph" w:customStyle="1" w:styleId="SBC-figure">
    <w:name w:val="SBC-figure"/>
    <w:basedOn w:val="Normal"/>
    <w:rsid w:val="000A069E"/>
    <w:pPr>
      <w:tabs>
        <w:tab w:val="left" w:pos="720"/>
      </w:tabs>
      <w:spacing w:before="120"/>
      <w:jc w:val="center"/>
    </w:pPr>
    <w:rPr>
      <w:rFonts w:ascii="Times" w:hAnsi="Times"/>
      <w:noProof/>
    </w:rPr>
  </w:style>
  <w:style w:type="paragraph" w:styleId="TableofFigures">
    <w:name w:val="table of figures"/>
    <w:basedOn w:val="Normal"/>
    <w:next w:val="Normal"/>
    <w:uiPriority w:val="99"/>
    <w:rsid w:val="007B6023"/>
    <w:pPr>
      <w:ind w:left="400" w:hanging="400"/>
    </w:pPr>
  </w:style>
  <w:style w:type="paragraph" w:customStyle="1" w:styleId="Tabela">
    <w:name w:val="Tabela"/>
    <w:basedOn w:val="Heading5"/>
    <w:rsid w:val="004E5572"/>
    <w:pPr>
      <w:keepNext w:val="0"/>
      <w:tabs>
        <w:tab w:val="left" w:pos="720"/>
      </w:tabs>
      <w:spacing w:line="240" w:lineRule="auto"/>
      <w:ind w:firstLine="0"/>
    </w:pPr>
    <w:rPr>
      <w:rFonts w:ascii="Times" w:hAnsi="Times"/>
      <w:sz w:val="20"/>
    </w:rPr>
  </w:style>
  <w:style w:type="character" w:styleId="Strong">
    <w:name w:val="Strong"/>
    <w:qFormat/>
    <w:rsid w:val="0039537B"/>
    <w:rPr>
      <w:b/>
    </w:rPr>
  </w:style>
  <w:style w:type="paragraph" w:styleId="Caption">
    <w:name w:val="caption"/>
    <w:basedOn w:val="Normal"/>
    <w:next w:val="Normal"/>
    <w:uiPriority w:val="35"/>
    <w:qFormat/>
    <w:rsid w:val="00114807"/>
    <w:pPr>
      <w:spacing w:before="120" w:after="120"/>
    </w:pPr>
    <w:rPr>
      <w:bCs/>
      <w:sz w:val="20"/>
    </w:rPr>
  </w:style>
  <w:style w:type="character" w:customStyle="1" w:styleId="fontmenor1">
    <w:name w:val="fontmenor1"/>
    <w:rsid w:val="00497502"/>
    <w:rPr>
      <w:rFonts w:ascii="Tahoma" w:hAnsi="Tahoma" w:cs="Tahoma" w:hint="default"/>
      <w:color w:val="555555"/>
      <w:sz w:val="16"/>
      <w:szCs w:val="16"/>
    </w:rPr>
  </w:style>
  <w:style w:type="character" w:customStyle="1" w:styleId="style41">
    <w:name w:val="style41"/>
    <w:rsid w:val="00497502"/>
    <w:rPr>
      <w:rFonts w:ascii="Verdana" w:hAnsi="Verdana" w:hint="default"/>
      <w:sz w:val="15"/>
      <w:szCs w:val="15"/>
    </w:rPr>
  </w:style>
  <w:style w:type="paragraph" w:styleId="FootnoteText">
    <w:name w:val="footnote text"/>
    <w:basedOn w:val="Normal"/>
    <w:semiHidden/>
    <w:rsid w:val="00211C83"/>
  </w:style>
  <w:style w:type="character" w:customStyle="1" w:styleId="a">
    <w:name w:val="a"/>
    <w:basedOn w:val="DefaultParagraphFont"/>
    <w:rsid w:val="003F6270"/>
  </w:style>
  <w:style w:type="paragraph" w:customStyle="1" w:styleId="titulo5niza">
    <w:name w:val="titulo5_niza"/>
    <w:next w:val="corponiza"/>
    <w:rsid w:val="00B22D07"/>
    <w:pPr>
      <w:keepNext/>
      <w:spacing w:before="120" w:after="120"/>
    </w:pPr>
    <w:rPr>
      <w:rFonts w:ascii="Arial" w:hAnsi="Arial"/>
      <w:b/>
      <w:color w:val="000000"/>
    </w:rPr>
  </w:style>
  <w:style w:type="paragraph" w:customStyle="1" w:styleId="Estilotitulo1nizaEsquerda">
    <w:name w:val="Estilo titulo1_niza + Esquerda"/>
    <w:basedOn w:val="titulo1niza"/>
    <w:rsid w:val="00945170"/>
    <w:rPr>
      <w:bCs/>
      <w:szCs w:val="20"/>
    </w:rPr>
  </w:style>
  <w:style w:type="paragraph" w:customStyle="1" w:styleId="figuraniza">
    <w:name w:val="figura_niza"/>
    <w:link w:val="figuranizaChar"/>
    <w:rsid w:val="00976739"/>
    <w:pPr>
      <w:keepNext/>
      <w:keepLines/>
      <w:spacing w:before="240" w:after="120"/>
      <w:ind w:left="1304" w:hanging="1304"/>
    </w:pPr>
    <w:rPr>
      <w:rFonts w:ascii="Arial" w:hAnsi="Arial"/>
      <w:color w:val="000000"/>
    </w:rPr>
  </w:style>
  <w:style w:type="character" w:customStyle="1" w:styleId="Heading1Char">
    <w:name w:val="Heading 1 Char"/>
    <w:link w:val="Heading1"/>
    <w:rsid w:val="00244665"/>
    <w:rPr>
      <w:rFonts w:ascii="Arial" w:hAnsi="Arial"/>
      <w:b/>
      <w:sz w:val="24"/>
      <w:lang w:val="pt-BR" w:eastAsia="pt-BR"/>
    </w:rPr>
  </w:style>
  <w:style w:type="character" w:customStyle="1" w:styleId="titulo1nizaChar">
    <w:name w:val="titulo1_niza Char"/>
    <w:link w:val="titulo1niza"/>
    <w:rsid w:val="0095381C"/>
    <w:rPr>
      <w:rFonts w:ascii="Arial" w:hAnsi="Arial"/>
      <w:b/>
      <w:sz w:val="24"/>
      <w:szCs w:val="24"/>
      <w:lang w:val="pt-BR" w:eastAsia="pt-BR" w:bidi="ar-SA"/>
    </w:rPr>
  </w:style>
  <w:style w:type="character" w:customStyle="1" w:styleId="titulo2nizaChar">
    <w:name w:val="titulo2_niza Char"/>
    <w:link w:val="titulo2niza"/>
    <w:rsid w:val="003775BE"/>
    <w:rPr>
      <w:rFonts w:ascii="Arial" w:hAnsi="Arial"/>
      <w:b/>
      <w:sz w:val="24"/>
      <w:szCs w:val="24"/>
      <w:lang w:val="pt-BR" w:eastAsia="pt-BR" w:bidi="ar-SA"/>
    </w:rPr>
  </w:style>
  <w:style w:type="character" w:customStyle="1" w:styleId="titulo3nizaChar">
    <w:name w:val="titulo3_niza Char"/>
    <w:link w:val="titulo3niza"/>
    <w:rsid w:val="004767E0"/>
    <w:rPr>
      <w:rFonts w:ascii="Arial" w:hAnsi="Arial"/>
      <w:b/>
      <w:sz w:val="24"/>
      <w:szCs w:val="24"/>
      <w:lang w:val="pt-BR" w:eastAsia="pt-BR" w:bidi="ar-SA"/>
    </w:rPr>
  </w:style>
  <w:style w:type="character" w:customStyle="1" w:styleId="figuranizaChar">
    <w:name w:val="figura_niza Char"/>
    <w:link w:val="figuraniza"/>
    <w:rsid w:val="00976739"/>
    <w:rPr>
      <w:rFonts w:ascii="Arial" w:hAnsi="Arial"/>
      <w:color w:val="000000"/>
      <w:lang w:val="pt-BR" w:eastAsia="pt-BR" w:bidi="ar-SA"/>
    </w:rPr>
  </w:style>
  <w:style w:type="character" w:customStyle="1" w:styleId="data1">
    <w:name w:val="data1"/>
    <w:rsid w:val="00EC4E61"/>
    <w:rPr>
      <w:rFonts w:ascii="Verdana" w:hAnsi="Verdana" w:hint="default"/>
      <w:b/>
      <w:bCs/>
      <w:color w:val="CC3300"/>
      <w:sz w:val="15"/>
      <w:szCs w:val="15"/>
    </w:rPr>
  </w:style>
  <w:style w:type="character" w:styleId="HTMLCite">
    <w:name w:val="HTML Cite"/>
    <w:rsid w:val="00EC4E61"/>
    <w:rPr>
      <w:i/>
      <w:iCs/>
    </w:rPr>
  </w:style>
  <w:style w:type="character" w:customStyle="1" w:styleId="urlexpansion">
    <w:name w:val="urlexpansion"/>
    <w:basedOn w:val="DefaultParagraphFont"/>
    <w:rsid w:val="00E377ED"/>
  </w:style>
  <w:style w:type="paragraph" w:customStyle="1" w:styleId="fonteniza">
    <w:name w:val="fonte_niza"/>
    <w:autoRedefine/>
    <w:rsid w:val="006658C8"/>
    <w:pPr>
      <w:keepLines/>
      <w:spacing w:before="120" w:after="240"/>
    </w:pPr>
    <w:rPr>
      <w:rFonts w:ascii="Arial" w:hAnsi="Arial"/>
      <w:color w:val="000000"/>
      <w:sz w:val="18"/>
      <w:szCs w:val="18"/>
    </w:rPr>
  </w:style>
  <w:style w:type="paragraph" w:customStyle="1" w:styleId="Paragraphs">
    <w:name w:val="Paragraphs"/>
    <w:basedOn w:val="Normal"/>
    <w:rsid w:val="00016285"/>
    <w:pPr>
      <w:widowControl w:val="0"/>
      <w:autoSpaceDE w:val="0"/>
      <w:autoSpaceDN w:val="0"/>
      <w:spacing w:after="120"/>
      <w:ind w:firstLine="567"/>
    </w:pPr>
    <w:rPr>
      <w:rFonts w:cs="Arial"/>
      <w:lang w:val="en-US"/>
    </w:rPr>
  </w:style>
  <w:style w:type="paragraph" w:customStyle="1" w:styleId="AuthorName">
    <w:name w:val="Author Name"/>
    <w:basedOn w:val="Normal"/>
    <w:rsid w:val="00016285"/>
    <w:pPr>
      <w:widowControl w:val="0"/>
      <w:tabs>
        <w:tab w:val="center" w:pos="5040"/>
      </w:tabs>
      <w:autoSpaceDE w:val="0"/>
      <w:autoSpaceDN w:val="0"/>
      <w:ind w:firstLine="567"/>
      <w:jc w:val="center"/>
    </w:pPr>
    <w:rPr>
      <w:rFonts w:cs="Arial"/>
      <w:b/>
      <w:bCs/>
      <w:lang w:val="en-US"/>
    </w:rPr>
  </w:style>
  <w:style w:type="paragraph" w:styleId="BlockText">
    <w:name w:val="Block Text"/>
    <w:basedOn w:val="Normal"/>
    <w:rsid w:val="00016285"/>
    <w:pPr>
      <w:autoSpaceDE w:val="0"/>
      <w:autoSpaceDN w:val="0"/>
      <w:ind w:left="600" w:right="530" w:firstLine="567"/>
    </w:pPr>
    <w:rPr>
      <w:rFonts w:cs="Arial"/>
      <w:lang w:val="en-US"/>
    </w:rPr>
  </w:style>
  <w:style w:type="paragraph" w:customStyle="1" w:styleId="E-mailAutores">
    <w:name w:val="E-mail Autores"/>
    <w:basedOn w:val="Normal"/>
    <w:rsid w:val="00016285"/>
    <w:pPr>
      <w:autoSpaceDE w:val="0"/>
      <w:autoSpaceDN w:val="0"/>
      <w:spacing w:line="360" w:lineRule="auto"/>
      <w:ind w:firstLine="567"/>
      <w:jc w:val="center"/>
    </w:pPr>
    <w:rPr>
      <w:rFonts w:cs="Arial"/>
    </w:rPr>
  </w:style>
  <w:style w:type="paragraph" w:customStyle="1" w:styleId="seo">
    <w:name w:val="seção"/>
    <w:basedOn w:val="Normal"/>
    <w:next w:val="Normal"/>
    <w:rsid w:val="00016285"/>
    <w:pPr>
      <w:autoSpaceDE w:val="0"/>
      <w:autoSpaceDN w:val="0"/>
      <w:spacing w:after="360"/>
      <w:ind w:firstLine="567"/>
      <w:jc w:val="center"/>
    </w:pPr>
    <w:rPr>
      <w:rFonts w:cs="Arial"/>
      <w:b/>
      <w:bCs/>
      <w:caps/>
      <w:sz w:val="28"/>
      <w:szCs w:val="28"/>
    </w:rPr>
  </w:style>
  <w:style w:type="paragraph" w:customStyle="1" w:styleId="Subseo">
    <w:name w:val="Subseção"/>
    <w:basedOn w:val="Normal"/>
    <w:next w:val="Normal"/>
    <w:rsid w:val="00016285"/>
    <w:pPr>
      <w:autoSpaceDE w:val="0"/>
      <w:autoSpaceDN w:val="0"/>
      <w:spacing w:before="360" w:after="240"/>
      <w:ind w:firstLine="567"/>
    </w:pPr>
    <w:rPr>
      <w:rFonts w:cs="Arial"/>
      <w:b/>
      <w:bCs/>
      <w:sz w:val="22"/>
      <w:szCs w:val="22"/>
    </w:rPr>
  </w:style>
  <w:style w:type="paragraph" w:customStyle="1" w:styleId="Digitao">
    <w:name w:val="Digitação"/>
    <w:basedOn w:val="Normal"/>
    <w:rsid w:val="00016285"/>
    <w:pPr>
      <w:autoSpaceDE w:val="0"/>
      <w:autoSpaceDN w:val="0"/>
      <w:spacing w:line="360" w:lineRule="auto"/>
      <w:ind w:firstLine="1134"/>
    </w:pPr>
    <w:rPr>
      <w:rFonts w:cs="Arial"/>
    </w:rPr>
  </w:style>
  <w:style w:type="paragraph" w:customStyle="1" w:styleId="SBC-title">
    <w:name w:val="SBC-title"/>
    <w:basedOn w:val="Normal"/>
    <w:rsid w:val="00413A40"/>
    <w:pPr>
      <w:tabs>
        <w:tab w:val="left" w:pos="720"/>
      </w:tabs>
      <w:spacing w:before="240"/>
      <w:ind w:firstLine="397"/>
      <w:jc w:val="center"/>
    </w:pPr>
    <w:rPr>
      <w:rFonts w:ascii="Times" w:hAnsi="Times"/>
      <w:b/>
      <w:sz w:val="32"/>
      <w:lang w:val="en-US"/>
    </w:rPr>
  </w:style>
  <w:style w:type="paragraph" w:customStyle="1" w:styleId="ColorfulList-Accent11">
    <w:name w:val="Colorful List - Accent 11"/>
    <w:basedOn w:val="Normal"/>
    <w:uiPriority w:val="34"/>
    <w:qFormat/>
    <w:rsid w:val="005F38B3"/>
    <w:pPr>
      <w:ind w:left="720"/>
      <w:contextualSpacing/>
    </w:pPr>
    <w:rPr>
      <w:rFonts w:ascii="Cambria" w:eastAsia="MS Mincho" w:hAnsi="Cambria"/>
      <w:lang w:eastAsia="en-US"/>
    </w:rPr>
  </w:style>
  <w:style w:type="paragraph" w:styleId="Index9">
    <w:name w:val="index 9"/>
    <w:basedOn w:val="Normal"/>
    <w:next w:val="Normal"/>
    <w:autoRedefine/>
    <w:uiPriority w:val="99"/>
    <w:unhideWhenUsed/>
    <w:rsid w:val="00BF6C0D"/>
    <w:pPr>
      <w:ind w:left="2160" w:hanging="240"/>
    </w:pPr>
    <w:rPr>
      <w:rFonts w:ascii="Cambria" w:eastAsia="MS Mincho" w:hAnsi="Cambria"/>
      <w:lang w:eastAsia="en-US"/>
    </w:rPr>
  </w:style>
  <w:style w:type="character" w:styleId="CommentReference">
    <w:name w:val="annotation reference"/>
    <w:uiPriority w:val="99"/>
    <w:semiHidden/>
    <w:unhideWhenUsed/>
    <w:rsid w:val="00265325"/>
    <w:rPr>
      <w:sz w:val="18"/>
      <w:szCs w:val="18"/>
    </w:rPr>
  </w:style>
  <w:style w:type="paragraph" w:styleId="CommentText">
    <w:name w:val="annotation text"/>
    <w:basedOn w:val="Normal"/>
    <w:link w:val="CommentTextChar"/>
    <w:uiPriority w:val="99"/>
    <w:semiHidden/>
    <w:unhideWhenUsed/>
    <w:rsid w:val="00265325"/>
  </w:style>
  <w:style w:type="character" w:customStyle="1" w:styleId="CommentTextChar">
    <w:name w:val="Comment Text Char"/>
    <w:link w:val="CommentText"/>
    <w:uiPriority w:val="99"/>
    <w:semiHidden/>
    <w:rsid w:val="00265325"/>
    <w:rPr>
      <w:sz w:val="24"/>
      <w:szCs w:val="24"/>
      <w:lang w:val="pt-BR" w:eastAsia="pt-BR"/>
    </w:rPr>
  </w:style>
  <w:style w:type="paragraph" w:styleId="CommentSubject">
    <w:name w:val="annotation subject"/>
    <w:basedOn w:val="CommentText"/>
    <w:next w:val="CommentText"/>
    <w:link w:val="CommentSubjectChar"/>
    <w:uiPriority w:val="99"/>
    <w:semiHidden/>
    <w:unhideWhenUsed/>
    <w:rsid w:val="00265325"/>
    <w:rPr>
      <w:b/>
      <w:bCs/>
      <w:sz w:val="20"/>
      <w:szCs w:val="20"/>
    </w:rPr>
  </w:style>
  <w:style w:type="character" w:customStyle="1" w:styleId="CommentSubjectChar">
    <w:name w:val="Comment Subject Char"/>
    <w:link w:val="CommentSubject"/>
    <w:uiPriority w:val="99"/>
    <w:semiHidden/>
    <w:rsid w:val="00265325"/>
    <w:rPr>
      <w:b/>
      <w:bCs/>
      <w:sz w:val="24"/>
      <w:szCs w:val="24"/>
      <w:lang w:val="pt-BR" w:eastAsia="pt-BR"/>
    </w:rPr>
  </w:style>
  <w:style w:type="paragraph" w:styleId="BalloonText">
    <w:name w:val="Balloon Text"/>
    <w:basedOn w:val="Normal"/>
    <w:link w:val="BalloonTextChar"/>
    <w:uiPriority w:val="99"/>
    <w:semiHidden/>
    <w:unhideWhenUsed/>
    <w:rsid w:val="00265325"/>
    <w:rPr>
      <w:rFonts w:ascii="Lucida Grande" w:hAnsi="Lucida Grande" w:cs="Lucida Grande"/>
      <w:sz w:val="18"/>
      <w:szCs w:val="18"/>
    </w:rPr>
  </w:style>
  <w:style w:type="character" w:customStyle="1" w:styleId="BalloonTextChar">
    <w:name w:val="Balloon Text Char"/>
    <w:link w:val="BalloonText"/>
    <w:uiPriority w:val="99"/>
    <w:semiHidden/>
    <w:rsid w:val="00265325"/>
    <w:rPr>
      <w:rFonts w:ascii="Lucida Grande" w:hAnsi="Lucida Grande" w:cs="Lucida Grande"/>
      <w:sz w:val="18"/>
      <w:szCs w:val="18"/>
      <w:lang w:val="pt-BR" w:eastAsia="pt-BR"/>
    </w:rPr>
  </w:style>
  <w:style w:type="paragraph" w:customStyle="1" w:styleId="AbstractNormal">
    <w:name w:val="Abstract Normal"/>
    <w:basedOn w:val="Normal"/>
    <w:qFormat/>
    <w:rsid w:val="00244665"/>
    <w:pPr>
      <w:ind w:firstLine="0"/>
    </w:pPr>
  </w:style>
  <w:style w:type="paragraph" w:customStyle="1" w:styleId="citao3linhas">
    <w:name w:val="citação3linhas"/>
    <w:basedOn w:val="Normal"/>
    <w:qFormat/>
    <w:rsid w:val="00442E3E"/>
    <w:pPr>
      <w:spacing w:before="240" w:after="240"/>
      <w:ind w:left="2268" w:firstLine="0"/>
    </w:pPr>
    <w:rPr>
      <w:sz w:val="20"/>
    </w:rPr>
  </w:style>
  <w:style w:type="paragraph" w:styleId="Revision">
    <w:name w:val="Revision"/>
    <w:hidden/>
    <w:uiPriority w:val="99"/>
    <w:semiHidden/>
    <w:rsid w:val="00CC092B"/>
    <w:rPr>
      <w:rFonts w:ascii="Arial" w:hAnsi="Arial"/>
    </w:rPr>
  </w:style>
  <w:style w:type="paragraph" w:styleId="DocumentMap">
    <w:name w:val="Document Map"/>
    <w:basedOn w:val="Normal"/>
    <w:link w:val="DocumentMapChar"/>
    <w:uiPriority w:val="99"/>
    <w:semiHidden/>
    <w:unhideWhenUsed/>
    <w:rsid w:val="0045698B"/>
    <w:rPr>
      <w:rFonts w:ascii="Lucida Grande" w:hAnsi="Lucida Grande" w:cs="Lucida Grande"/>
    </w:rPr>
  </w:style>
  <w:style w:type="character" w:customStyle="1" w:styleId="DocumentMapChar">
    <w:name w:val="Document Map Char"/>
    <w:basedOn w:val="DefaultParagraphFont"/>
    <w:link w:val="DocumentMap"/>
    <w:uiPriority w:val="99"/>
    <w:semiHidden/>
    <w:rsid w:val="0045698B"/>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584690">
      <w:bodyDiv w:val="1"/>
      <w:marLeft w:val="0"/>
      <w:marRight w:val="0"/>
      <w:marTop w:val="0"/>
      <w:marBottom w:val="0"/>
      <w:divBdr>
        <w:top w:val="none" w:sz="0" w:space="0" w:color="auto"/>
        <w:left w:val="none" w:sz="0" w:space="0" w:color="auto"/>
        <w:bottom w:val="none" w:sz="0" w:space="0" w:color="auto"/>
        <w:right w:val="none" w:sz="0" w:space="0" w:color="auto"/>
      </w:divBdr>
    </w:div>
    <w:div w:id="205139425">
      <w:bodyDiv w:val="1"/>
      <w:marLeft w:val="0"/>
      <w:marRight w:val="0"/>
      <w:marTop w:val="0"/>
      <w:marBottom w:val="0"/>
      <w:divBdr>
        <w:top w:val="none" w:sz="0" w:space="0" w:color="auto"/>
        <w:left w:val="none" w:sz="0" w:space="0" w:color="auto"/>
        <w:bottom w:val="none" w:sz="0" w:space="0" w:color="auto"/>
        <w:right w:val="none" w:sz="0" w:space="0" w:color="auto"/>
      </w:divBdr>
      <w:divsChild>
        <w:div w:id="386152188">
          <w:marLeft w:val="0"/>
          <w:marRight w:val="0"/>
          <w:marTop w:val="0"/>
          <w:marBottom w:val="0"/>
          <w:divBdr>
            <w:top w:val="none" w:sz="0" w:space="0" w:color="auto"/>
            <w:left w:val="none" w:sz="0" w:space="0" w:color="auto"/>
            <w:bottom w:val="none" w:sz="0" w:space="0" w:color="auto"/>
            <w:right w:val="none" w:sz="0" w:space="0" w:color="auto"/>
          </w:divBdr>
        </w:div>
        <w:div w:id="770979379">
          <w:marLeft w:val="0"/>
          <w:marRight w:val="0"/>
          <w:marTop w:val="0"/>
          <w:marBottom w:val="0"/>
          <w:divBdr>
            <w:top w:val="none" w:sz="0" w:space="0" w:color="auto"/>
            <w:left w:val="none" w:sz="0" w:space="0" w:color="auto"/>
            <w:bottom w:val="none" w:sz="0" w:space="0" w:color="auto"/>
            <w:right w:val="none" w:sz="0" w:space="0" w:color="auto"/>
          </w:divBdr>
        </w:div>
        <w:div w:id="1635260024">
          <w:marLeft w:val="0"/>
          <w:marRight w:val="0"/>
          <w:marTop w:val="0"/>
          <w:marBottom w:val="0"/>
          <w:divBdr>
            <w:top w:val="none" w:sz="0" w:space="0" w:color="auto"/>
            <w:left w:val="none" w:sz="0" w:space="0" w:color="auto"/>
            <w:bottom w:val="none" w:sz="0" w:space="0" w:color="auto"/>
            <w:right w:val="none" w:sz="0" w:space="0" w:color="auto"/>
          </w:divBdr>
        </w:div>
        <w:div w:id="1771273840">
          <w:marLeft w:val="0"/>
          <w:marRight w:val="0"/>
          <w:marTop w:val="0"/>
          <w:marBottom w:val="0"/>
          <w:divBdr>
            <w:top w:val="none" w:sz="0" w:space="0" w:color="auto"/>
            <w:left w:val="none" w:sz="0" w:space="0" w:color="auto"/>
            <w:bottom w:val="none" w:sz="0" w:space="0" w:color="auto"/>
            <w:right w:val="none" w:sz="0" w:space="0" w:color="auto"/>
          </w:divBdr>
        </w:div>
        <w:div w:id="2066371022">
          <w:marLeft w:val="-240"/>
          <w:marRight w:val="-240"/>
          <w:marTop w:val="0"/>
          <w:marBottom w:val="0"/>
          <w:divBdr>
            <w:top w:val="none" w:sz="0" w:space="0" w:color="auto"/>
            <w:left w:val="none" w:sz="0" w:space="0" w:color="auto"/>
            <w:bottom w:val="none" w:sz="0" w:space="0" w:color="auto"/>
            <w:right w:val="none" w:sz="0" w:space="0" w:color="auto"/>
          </w:divBdr>
        </w:div>
        <w:div w:id="2123109078">
          <w:marLeft w:val="0"/>
          <w:marRight w:val="0"/>
          <w:marTop w:val="0"/>
          <w:marBottom w:val="0"/>
          <w:divBdr>
            <w:top w:val="none" w:sz="0" w:space="0" w:color="auto"/>
            <w:left w:val="none" w:sz="0" w:space="0" w:color="auto"/>
            <w:bottom w:val="none" w:sz="0" w:space="0" w:color="auto"/>
            <w:right w:val="none" w:sz="0" w:space="0" w:color="auto"/>
          </w:divBdr>
        </w:div>
      </w:divsChild>
    </w:div>
    <w:div w:id="214587904">
      <w:bodyDiv w:val="1"/>
      <w:marLeft w:val="0"/>
      <w:marRight w:val="0"/>
      <w:marTop w:val="0"/>
      <w:marBottom w:val="0"/>
      <w:divBdr>
        <w:top w:val="none" w:sz="0" w:space="0" w:color="auto"/>
        <w:left w:val="none" w:sz="0" w:space="0" w:color="auto"/>
        <w:bottom w:val="none" w:sz="0" w:space="0" w:color="auto"/>
        <w:right w:val="none" w:sz="0" w:space="0" w:color="auto"/>
      </w:divBdr>
    </w:div>
    <w:div w:id="219487354">
      <w:bodyDiv w:val="1"/>
      <w:marLeft w:val="0"/>
      <w:marRight w:val="0"/>
      <w:marTop w:val="0"/>
      <w:marBottom w:val="0"/>
      <w:divBdr>
        <w:top w:val="none" w:sz="0" w:space="0" w:color="auto"/>
        <w:left w:val="none" w:sz="0" w:space="0" w:color="auto"/>
        <w:bottom w:val="none" w:sz="0" w:space="0" w:color="auto"/>
        <w:right w:val="none" w:sz="0" w:space="0" w:color="auto"/>
      </w:divBdr>
    </w:div>
    <w:div w:id="229460953">
      <w:bodyDiv w:val="1"/>
      <w:marLeft w:val="0"/>
      <w:marRight w:val="0"/>
      <w:marTop w:val="0"/>
      <w:marBottom w:val="0"/>
      <w:divBdr>
        <w:top w:val="none" w:sz="0" w:space="0" w:color="auto"/>
        <w:left w:val="none" w:sz="0" w:space="0" w:color="auto"/>
        <w:bottom w:val="none" w:sz="0" w:space="0" w:color="auto"/>
        <w:right w:val="none" w:sz="0" w:space="0" w:color="auto"/>
      </w:divBdr>
    </w:div>
    <w:div w:id="288633213">
      <w:bodyDiv w:val="1"/>
      <w:marLeft w:val="0"/>
      <w:marRight w:val="0"/>
      <w:marTop w:val="0"/>
      <w:marBottom w:val="0"/>
      <w:divBdr>
        <w:top w:val="none" w:sz="0" w:space="0" w:color="auto"/>
        <w:left w:val="none" w:sz="0" w:space="0" w:color="auto"/>
        <w:bottom w:val="none" w:sz="0" w:space="0" w:color="auto"/>
        <w:right w:val="none" w:sz="0" w:space="0" w:color="auto"/>
      </w:divBdr>
      <w:divsChild>
        <w:div w:id="1466047994">
          <w:marLeft w:val="0"/>
          <w:marRight w:val="0"/>
          <w:marTop w:val="0"/>
          <w:marBottom w:val="0"/>
          <w:divBdr>
            <w:top w:val="none" w:sz="0" w:space="0" w:color="auto"/>
            <w:left w:val="none" w:sz="0" w:space="0" w:color="auto"/>
            <w:bottom w:val="none" w:sz="0" w:space="0" w:color="auto"/>
            <w:right w:val="none" w:sz="0" w:space="0" w:color="auto"/>
          </w:divBdr>
        </w:div>
      </w:divsChild>
    </w:div>
    <w:div w:id="405300244">
      <w:bodyDiv w:val="1"/>
      <w:marLeft w:val="0"/>
      <w:marRight w:val="0"/>
      <w:marTop w:val="0"/>
      <w:marBottom w:val="0"/>
      <w:divBdr>
        <w:top w:val="none" w:sz="0" w:space="0" w:color="auto"/>
        <w:left w:val="none" w:sz="0" w:space="0" w:color="auto"/>
        <w:bottom w:val="none" w:sz="0" w:space="0" w:color="auto"/>
        <w:right w:val="none" w:sz="0" w:space="0" w:color="auto"/>
      </w:divBdr>
    </w:div>
    <w:div w:id="420569952">
      <w:bodyDiv w:val="1"/>
      <w:marLeft w:val="0"/>
      <w:marRight w:val="0"/>
      <w:marTop w:val="0"/>
      <w:marBottom w:val="0"/>
      <w:divBdr>
        <w:top w:val="none" w:sz="0" w:space="0" w:color="auto"/>
        <w:left w:val="none" w:sz="0" w:space="0" w:color="auto"/>
        <w:bottom w:val="none" w:sz="0" w:space="0" w:color="auto"/>
        <w:right w:val="none" w:sz="0" w:space="0" w:color="auto"/>
      </w:divBdr>
    </w:div>
    <w:div w:id="460146675">
      <w:bodyDiv w:val="1"/>
      <w:marLeft w:val="0"/>
      <w:marRight w:val="0"/>
      <w:marTop w:val="0"/>
      <w:marBottom w:val="0"/>
      <w:divBdr>
        <w:top w:val="none" w:sz="0" w:space="0" w:color="auto"/>
        <w:left w:val="none" w:sz="0" w:space="0" w:color="auto"/>
        <w:bottom w:val="none" w:sz="0" w:space="0" w:color="auto"/>
        <w:right w:val="none" w:sz="0" w:space="0" w:color="auto"/>
      </w:divBdr>
    </w:div>
    <w:div w:id="582031182">
      <w:bodyDiv w:val="1"/>
      <w:marLeft w:val="0"/>
      <w:marRight w:val="0"/>
      <w:marTop w:val="0"/>
      <w:marBottom w:val="0"/>
      <w:divBdr>
        <w:top w:val="none" w:sz="0" w:space="0" w:color="auto"/>
        <w:left w:val="none" w:sz="0" w:space="0" w:color="auto"/>
        <w:bottom w:val="none" w:sz="0" w:space="0" w:color="auto"/>
        <w:right w:val="none" w:sz="0" w:space="0" w:color="auto"/>
      </w:divBdr>
      <w:divsChild>
        <w:div w:id="180364838">
          <w:marLeft w:val="0"/>
          <w:marRight w:val="0"/>
          <w:marTop w:val="0"/>
          <w:marBottom w:val="0"/>
          <w:divBdr>
            <w:top w:val="none" w:sz="0" w:space="0" w:color="auto"/>
            <w:left w:val="none" w:sz="0" w:space="0" w:color="auto"/>
            <w:bottom w:val="none" w:sz="0" w:space="0" w:color="auto"/>
            <w:right w:val="none" w:sz="0" w:space="0" w:color="auto"/>
          </w:divBdr>
          <w:divsChild>
            <w:div w:id="101037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547676">
      <w:bodyDiv w:val="1"/>
      <w:marLeft w:val="0"/>
      <w:marRight w:val="0"/>
      <w:marTop w:val="0"/>
      <w:marBottom w:val="0"/>
      <w:divBdr>
        <w:top w:val="none" w:sz="0" w:space="0" w:color="auto"/>
        <w:left w:val="none" w:sz="0" w:space="0" w:color="auto"/>
        <w:bottom w:val="none" w:sz="0" w:space="0" w:color="auto"/>
        <w:right w:val="none" w:sz="0" w:space="0" w:color="auto"/>
      </w:divBdr>
      <w:divsChild>
        <w:div w:id="915941687">
          <w:marLeft w:val="0"/>
          <w:marRight w:val="0"/>
          <w:marTop w:val="0"/>
          <w:marBottom w:val="0"/>
          <w:divBdr>
            <w:top w:val="none" w:sz="0" w:space="0" w:color="auto"/>
            <w:left w:val="none" w:sz="0" w:space="0" w:color="auto"/>
            <w:bottom w:val="none" w:sz="0" w:space="0" w:color="auto"/>
            <w:right w:val="none" w:sz="0" w:space="0" w:color="auto"/>
          </w:divBdr>
          <w:divsChild>
            <w:div w:id="181279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666050">
      <w:bodyDiv w:val="1"/>
      <w:marLeft w:val="0"/>
      <w:marRight w:val="0"/>
      <w:marTop w:val="0"/>
      <w:marBottom w:val="0"/>
      <w:divBdr>
        <w:top w:val="none" w:sz="0" w:space="0" w:color="auto"/>
        <w:left w:val="none" w:sz="0" w:space="0" w:color="auto"/>
        <w:bottom w:val="none" w:sz="0" w:space="0" w:color="auto"/>
        <w:right w:val="none" w:sz="0" w:space="0" w:color="auto"/>
      </w:divBdr>
      <w:divsChild>
        <w:div w:id="1034159716">
          <w:marLeft w:val="0"/>
          <w:marRight w:val="0"/>
          <w:marTop w:val="0"/>
          <w:marBottom w:val="0"/>
          <w:divBdr>
            <w:top w:val="none" w:sz="0" w:space="0" w:color="auto"/>
            <w:left w:val="none" w:sz="0" w:space="0" w:color="auto"/>
            <w:bottom w:val="none" w:sz="0" w:space="0" w:color="auto"/>
            <w:right w:val="none" w:sz="0" w:space="0" w:color="auto"/>
          </w:divBdr>
          <w:divsChild>
            <w:div w:id="128950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746729">
      <w:bodyDiv w:val="1"/>
      <w:marLeft w:val="0"/>
      <w:marRight w:val="0"/>
      <w:marTop w:val="0"/>
      <w:marBottom w:val="0"/>
      <w:divBdr>
        <w:top w:val="none" w:sz="0" w:space="0" w:color="auto"/>
        <w:left w:val="none" w:sz="0" w:space="0" w:color="auto"/>
        <w:bottom w:val="none" w:sz="0" w:space="0" w:color="auto"/>
        <w:right w:val="none" w:sz="0" w:space="0" w:color="auto"/>
      </w:divBdr>
      <w:divsChild>
        <w:div w:id="2040467148">
          <w:marLeft w:val="0"/>
          <w:marRight w:val="0"/>
          <w:marTop w:val="0"/>
          <w:marBottom w:val="0"/>
          <w:divBdr>
            <w:top w:val="none" w:sz="0" w:space="0" w:color="auto"/>
            <w:left w:val="none" w:sz="0" w:space="0" w:color="auto"/>
            <w:bottom w:val="none" w:sz="0" w:space="0" w:color="auto"/>
            <w:right w:val="none" w:sz="0" w:space="0" w:color="auto"/>
          </w:divBdr>
          <w:divsChild>
            <w:div w:id="1405371950">
              <w:marLeft w:val="0"/>
              <w:marRight w:val="0"/>
              <w:marTop w:val="0"/>
              <w:marBottom w:val="0"/>
              <w:divBdr>
                <w:top w:val="none" w:sz="0" w:space="0" w:color="auto"/>
                <w:left w:val="none" w:sz="0" w:space="0" w:color="auto"/>
                <w:bottom w:val="none" w:sz="0" w:space="0" w:color="auto"/>
                <w:right w:val="none" w:sz="0" w:space="0" w:color="auto"/>
              </w:divBdr>
              <w:divsChild>
                <w:div w:id="189931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642755">
      <w:bodyDiv w:val="1"/>
      <w:marLeft w:val="0"/>
      <w:marRight w:val="0"/>
      <w:marTop w:val="0"/>
      <w:marBottom w:val="0"/>
      <w:divBdr>
        <w:top w:val="none" w:sz="0" w:space="0" w:color="auto"/>
        <w:left w:val="none" w:sz="0" w:space="0" w:color="auto"/>
        <w:bottom w:val="none" w:sz="0" w:space="0" w:color="auto"/>
        <w:right w:val="none" w:sz="0" w:space="0" w:color="auto"/>
      </w:divBdr>
    </w:div>
    <w:div w:id="965501016">
      <w:bodyDiv w:val="1"/>
      <w:marLeft w:val="0"/>
      <w:marRight w:val="0"/>
      <w:marTop w:val="0"/>
      <w:marBottom w:val="0"/>
      <w:divBdr>
        <w:top w:val="none" w:sz="0" w:space="0" w:color="auto"/>
        <w:left w:val="none" w:sz="0" w:space="0" w:color="auto"/>
        <w:bottom w:val="none" w:sz="0" w:space="0" w:color="auto"/>
        <w:right w:val="none" w:sz="0" w:space="0" w:color="auto"/>
      </w:divBdr>
    </w:div>
    <w:div w:id="965544897">
      <w:bodyDiv w:val="1"/>
      <w:marLeft w:val="0"/>
      <w:marRight w:val="0"/>
      <w:marTop w:val="0"/>
      <w:marBottom w:val="0"/>
      <w:divBdr>
        <w:top w:val="none" w:sz="0" w:space="0" w:color="auto"/>
        <w:left w:val="none" w:sz="0" w:space="0" w:color="auto"/>
        <w:bottom w:val="none" w:sz="0" w:space="0" w:color="auto"/>
        <w:right w:val="none" w:sz="0" w:space="0" w:color="auto"/>
      </w:divBdr>
    </w:div>
    <w:div w:id="969869793">
      <w:bodyDiv w:val="1"/>
      <w:marLeft w:val="0"/>
      <w:marRight w:val="0"/>
      <w:marTop w:val="0"/>
      <w:marBottom w:val="0"/>
      <w:divBdr>
        <w:top w:val="none" w:sz="0" w:space="0" w:color="auto"/>
        <w:left w:val="none" w:sz="0" w:space="0" w:color="auto"/>
        <w:bottom w:val="none" w:sz="0" w:space="0" w:color="auto"/>
        <w:right w:val="none" w:sz="0" w:space="0" w:color="auto"/>
      </w:divBdr>
    </w:div>
    <w:div w:id="979188735">
      <w:bodyDiv w:val="1"/>
      <w:marLeft w:val="0"/>
      <w:marRight w:val="0"/>
      <w:marTop w:val="0"/>
      <w:marBottom w:val="0"/>
      <w:divBdr>
        <w:top w:val="none" w:sz="0" w:space="0" w:color="auto"/>
        <w:left w:val="none" w:sz="0" w:space="0" w:color="auto"/>
        <w:bottom w:val="none" w:sz="0" w:space="0" w:color="auto"/>
        <w:right w:val="none" w:sz="0" w:space="0" w:color="auto"/>
      </w:divBdr>
      <w:divsChild>
        <w:div w:id="2013407253">
          <w:marLeft w:val="0"/>
          <w:marRight w:val="0"/>
          <w:marTop w:val="0"/>
          <w:marBottom w:val="0"/>
          <w:divBdr>
            <w:top w:val="none" w:sz="0" w:space="0" w:color="auto"/>
            <w:left w:val="none" w:sz="0" w:space="0" w:color="auto"/>
            <w:bottom w:val="none" w:sz="0" w:space="0" w:color="auto"/>
            <w:right w:val="none" w:sz="0" w:space="0" w:color="auto"/>
          </w:divBdr>
          <w:divsChild>
            <w:div w:id="187836936">
              <w:marLeft w:val="0"/>
              <w:marRight w:val="0"/>
              <w:marTop w:val="0"/>
              <w:marBottom w:val="0"/>
              <w:divBdr>
                <w:top w:val="none" w:sz="0" w:space="0" w:color="auto"/>
                <w:left w:val="none" w:sz="0" w:space="0" w:color="auto"/>
                <w:bottom w:val="none" w:sz="0" w:space="0" w:color="auto"/>
                <w:right w:val="none" w:sz="0" w:space="0" w:color="auto"/>
              </w:divBdr>
              <w:divsChild>
                <w:div w:id="21322895">
                  <w:marLeft w:val="0"/>
                  <w:marRight w:val="0"/>
                  <w:marTop w:val="0"/>
                  <w:marBottom w:val="0"/>
                  <w:divBdr>
                    <w:top w:val="none" w:sz="0" w:space="0" w:color="auto"/>
                    <w:left w:val="none" w:sz="0" w:space="0" w:color="auto"/>
                    <w:bottom w:val="none" w:sz="0" w:space="0" w:color="auto"/>
                    <w:right w:val="none" w:sz="0" w:space="0" w:color="auto"/>
                  </w:divBdr>
                  <w:divsChild>
                    <w:div w:id="3176139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010448147">
      <w:bodyDiv w:val="1"/>
      <w:marLeft w:val="0"/>
      <w:marRight w:val="0"/>
      <w:marTop w:val="0"/>
      <w:marBottom w:val="0"/>
      <w:divBdr>
        <w:top w:val="none" w:sz="0" w:space="0" w:color="auto"/>
        <w:left w:val="none" w:sz="0" w:space="0" w:color="auto"/>
        <w:bottom w:val="none" w:sz="0" w:space="0" w:color="auto"/>
        <w:right w:val="none" w:sz="0" w:space="0" w:color="auto"/>
      </w:divBdr>
    </w:div>
    <w:div w:id="1147434005">
      <w:bodyDiv w:val="1"/>
      <w:marLeft w:val="0"/>
      <w:marRight w:val="0"/>
      <w:marTop w:val="0"/>
      <w:marBottom w:val="0"/>
      <w:divBdr>
        <w:top w:val="none" w:sz="0" w:space="0" w:color="auto"/>
        <w:left w:val="none" w:sz="0" w:space="0" w:color="auto"/>
        <w:bottom w:val="none" w:sz="0" w:space="0" w:color="auto"/>
        <w:right w:val="none" w:sz="0" w:space="0" w:color="auto"/>
      </w:divBdr>
    </w:div>
    <w:div w:id="1156605316">
      <w:bodyDiv w:val="1"/>
      <w:marLeft w:val="0"/>
      <w:marRight w:val="0"/>
      <w:marTop w:val="0"/>
      <w:marBottom w:val="0"/>
      <w:divBdr>
        <w:top w:val="none" w:sz="0" w:space="0" w:color="auto"/>
        <w:left w:val="none" w:sz="0" w:space="0" w:color="auto"/>
        <w:bottom w:val="none" w:sz="0" w:space="0" w:color="auto"/>
        <w:right w:val="none" w:sz="0" w:space="0" w:color="auto"/>
      </w:divBdr>
    </w:div>
    <w:div w:id="1182820972">
      <w:bodyDiv w:val="1"/>
      <w:marLeft w:val="0"/>
      <w:marRight w:val="0"/>
      <w:marTop w:val="0"/>
      <w:marBottom w:val="0"/>
      <w:divBdr>
        <w:top w:val="none" w:sz="0" w:space="0" w:color="auto"/>
        <w:left w:val="none" w:sz="0" w:space="0" w:color="auto"/>
        <w:bottom w:val="none" w:sz="0" w:space="0" w:color="auto"/>
        <w:right w:val="none" w:sz="0" w:space="0" w:color="auto"/>
      </w:divBdr>
    </w:div>
    <w:div w:id="1199002738">
      <w:bodyDiv w:val="1"/>
      <w:marLeft w:val="0"/>
      <w:marRight w:val="0"/>
      <w:marTop w:val="0"/>
      <w:marBottom w:val="0"/>
      <w:divBdr>
        <w:top w:val="none" w:sz="0" w:space="0" w:color="auto"/>
        <w:left w:val="none" w:sz="0" w:space="0" w:color="auto"/>
        <w:bottom w:val="none" w:sz="0" w:space="0" w:color="auto"/>
        <w:right w:val="none" w:sz="0" w:space="0" w:color="auto"/>
      </w:divBdr>
      <w:divsChild>
        <w:div w:id="1083647144">
          <w:marLeft w:val="0"/>
          <w:marRight w:val="0"/>
          <w:marTop w:val="0"/>
          <w:marBottom w:val="0"/>
          <w:divBdr>
            <w:top w:val="none" w:sz="0" w:space="0" w:color="auto"/>
            <w:left w:val="none" w:sz="0" w:space="0" w:color="auto"/>
            <w:bottom w:val="none" w:sz="0" w:space="0" w:color="auto"/>
            <w:right w:val="none" w:sz="0" w:space="0" w:color="auto"/>
          </w:divBdr>
          <w:divsChild>
            <w:div w:id="200943572">
              <w:marLeft w:val="0"/>
              <w:marRight w:val="0"/>
              <w:marTop w:val="0"/>
              <w:marBottom w:val="0"/>
              <w:divBdr>
                <w:top w:val="none" w:sz="0" w:space="0" w:color="auto"/>
                <w:left w:val="none" w:sz="0" w:space="0" w:color="auto"/>
                <w:bottom w:val="none" w:sz="0" w:space="0" w:color="auto"/>
                <w:right w:val="none" w:sz="0" w:space="0" w:color="auto"/>
              </w:divBdr>
              <w:divsChild>
                <w:div w:id="1653605401">
                  <w:marLeft w:val="0"/>
                  <w:marRight w:val="0"/>
                  <w:marTop w:val="0"/>
                  <w:marBottom w:val="0"/>
                  <w:divBdr>
                    <w:top w:val="none" w:sz="0" w:space="0" w:color="auto"/>
                    <w:left w:val="none" w:sz="0" w:space="0" w:color="auto"/>
                    <w:bottom w:val="none" w:sz="0" w:space="0" w:color="auto"/>
                    <w:right w:val="none" w:sz="0" w:space="0" w:color="auto"/>
                  </w:divBdr>
                  <w:divsChild>
                    <w:div w:id="2142378206">
                      <w:marLeft w:val="0"/>
                      <w:marRight w:val="0"/>
                      <w:marTop w:val="0"/>
                      <w:marBottom w:val="0"/>
                      <w:divBdr>
                        <w:top w:val="none" w:sz="0" w:space="0" w:color="auto"/>
                        <w:left w:val="none" w:sz="0" w:space="0" w:color="auto"/>
                        <w:bottom w:val="none" w:sz="0" w:space="0" w:color="auto"/>
                        <w:right w:val="none" w:sz="0" w:space="0" w:color="auto"/>
                      </w:divBdr>
                      <w:divsChild>
                        <w:div w:id="350838764">
                          <w:marLeft w:val="0"/>
                          <w:marRight w:val="0"/>
                          <w:marTop w:val="0"/>
                          <w:marBottom w:val="0"/>
                          <w:divBdr>
                            <w:top w:val="none" w:sz="0" w:space="0" w:color="auto"/>
                            <w:left w:val="none" w:sz="0" w:space="0" w:color="auto"/>
                            <w:bottom w:val="none" w:sz="0" w:space="0" w:color="auto"/>
                            <w:right w:val="none" w:sz="0" w:space="0" w:color="auto"/>
                          </w:divBdr>
                          <w:divsChild>
                            <w:div w:id="936255362">
                              <w:marLeft w:val="0"/>
                              <w:marRight w:val="0"/>
                              <w:marTop w:val="0"/>
                              <w:marBottom w:val="0"/>
                              <w:divBdr>
                                <w:top w:val="none" w:sz="0" w:space="0" w:color="auto"/>
                                <w:left w:val="none" w:sz="0" w:space="0" w:color="auto"/>
                                <w:bottom w:val="none" w:sz="0" w:space="0" w:color="auto"/>
                                <w:right w:val="none" w:sz="0" w:space="0" w:color="auto"/>
                              </w:divBdr>
                              <w:divsChild>
                                <w:div w:id="155389518">
                                  <w:marLeft w:val="0"/>
                                  <w:marRight w:val="0"/>
                                  <w:marTop w:val="0"/>
                                  <w:marBottom w:val="0"/>
                                  <w:divBdr>
                                    <w:top w:val="none" w:sz="0" w:space="0" w:color="auto"/>
                                    <w:left w:val="none" w:sz="0" w:space="0" w:color="auto"/>
                                    <w:bottom w:val="none" w:sz="0" w:space="0" w:color="auto"/>
                                    <w:right w:val="none" w:sz="0" w:space="0" w:color="auto"/>
                                  </w:divBdr>
                                  <w:divsChild>
                                    <w:div w:id="557478804">
                                      <w:marLeft w:val="0"/>
                                      <w:marRight w:val="0"/>
                                      <w:marTop w:val="0"/>
                                      <w:marBottom w:val="0"/>
                                      <w:divBdr>
                                        <w:top w:val="none" w:sz="0" w:space="0" w:color="auto"/>
                                        <w:left w:val="none" w:sz="0" w:space="0" w:color="auto"/>
                                        <w:bottom w:val="none" w:sz="0" w:space="0" w:color="auto"/>
                                        <w:right w:val="none" w:sz="0" w:space="0" w:color="auto"/>
                                      </w:divBdr>
                                      <w:divsChild>
                                        <w:div w:id="1206287406">
                                          <w:marLeft w:val="0"/>
                                          <w:marRight w:val="0"/>
                                          <w:marTop w:val="0"/>
                                          <w:marBottom w:val="0"/>
                                          <w:divBdr>
                                            <w:top w:val="none" w:sz="0" w:space="0" w:color="auto"/>
                                            <w:left w:val="none" w:sz="0" w:space="0" w:color="auto"/>
                                            <w:bottom w:val="none" w:sz="0" w:space="0" w:color="auto"/>
                                            <w:right w:val="none" w:sz="0" w:space="0" w:color="auto"/>
                                          </w:divBdr>
                                          <w:divsChild>
                                            <w:div w:id="1982534280">
                                              <w:marLeft w:val="0"/>
                                              <w:marRight w:val="0"/>
                                              <w:marTop w:val="0"/>
                                              <w:marBottom w:val="0"/>
                                              <w:divBdr>
                                                <w:top w:val="none" w:sz="0" w:space="0" w:color="auto"/>
                                                <w:left w:val="none" w:sz="0" w:space="0" w:color="auto"/>
                                                <w:bottom w:val="none" w:sz="0" w:space="0" w:color="auto"/>
                                                <w:right w:val="none" w:sz="0" w:space="0" w:color="auto"/>
                                              </w:divBdr>
                                              <w:divsChild>
                                                <w:div w:id="306514840">
                                                  <w:marLeft w:val="0"/>
                                                  <w:marRight w:val="0"/>
                                                  <w:marTop w:val="0"/>
                                                  <w:marBottom w:val="0"/>
                                                  <w:divBdr>
                                                    <w:top w:val="none" w:sz="0" w:space="0" w:color="auto"/>
                                                    <w:left w:val="none" w:sz="0" w:space="0" w:color="auto"/>
                                                    <w:bottom w:val="none" w:sz="0" w:space="0" w:color="auto"/>
                                                    <w:right w:val="none" w:sz="0" w:space="0" w:color="auto"/>
                                                  </w:divBdr>
                                                  <w:divsChild>
                                                    <w:div w:id="2037729477">
                                                      <w:marLeft w:val="0"/>
                                                      <w:marRight w:val="0"/>
                                                      <w:marTop w:val="0"/>
                                                      <w:marBottom w:val="0"/>
                                                      <w:divBdr>
                                                        <w:top w:val="none" w:sz="0" w:space="0" w:color="auto"/>
                                                        <w:left w:val="none" w:sz="0" w:space="0" w:color="auto"/>
                                                        <w:bottom w:val="none" w:sz="0" w:space="0" w:color="auto"/>
                                                        <w:right w:val="none" w:sz="0" w:space="0" w:color="auto"/>
                                                      </w:divBdr>
                                                      <w:divsChild>
                                                        <w:div w:id="421032914">
                                                          <w:marLeft w:val="0"/>
                                                          <w:marRight w:val="0"/>
                                                          <w:marTop w:val="0"/>
                                                          <w:marBottom w:val="0"/>
                                                          <w:divBdr>
                                                            <w:top w:val="none" w:sz="0" w:space="0" w:color="auto"/>
                                                            <w:left w:val="none" w:sz="0" w:space="0" w:color="auto"/>
                                                            <w:bottom w:val="none" w:sz="0" w:space="0" w:color="auto"/>
                                                            <w:right w:val="none" w:sz="0" w:space="0" w:color="auto"/>
                                                          </w:divBdr>
                                                          <w:divsChild>
                                                            <w:div w:id="1423841937">
                                                              <w:marLeft w:val="0"/>
                                                              <w:marRight w:val="0"/>
                                                              <w:marTop w:val="0"/>
                                                              <w:marBottom w:val="0"/>
                                                              <w:divBdr>
                                                                <w:top w:val="none" w:sz="0" w:space="0" w:color="auto"/>
                                                                <w:left w:val="none" w:sz="0" w:space="0" w:color="auto"/>
                                                                <w:bottom w:val="none" w:sz="0" w:space="0" w:color="auto"/>
                                                                <w:right w:val="none" w:sz="0" w:space="0" w:color="auto"/>
                                                              </w:divBdr>
                                                              <w:divsChild>
                                                                <w:div w:id="1934624620">
                                                                  <w:marLeft w:val="0"/>
                                                                  <w:marRight w:val="0"/>
                                                                  <w:marTop w:val="0"/>
                                                                  <w:marBottom w:val="0"/>
                                                                  <w:divBdr>
                                                                    <w:top w:val="none" w:sz="0" w:space="0" w:color="auto"/>
                                                                    <w:left w:val="none" w:sz="0" w:space="0" w:color="auto"/>
                                                                    <w:bottom w:val="none" w:sz="0" w:space="0" w:color="auto"/>
                                                                    <w:right w:val="none" w:sz="0" w:space="0" w:color="auto"/>
                                                                  </w:divBdr>
                                                                  <w:divsChild>
                                                                    <w:div w:id="1030037192">
                                                                      <w:marLeft w:val="0"/>
                                                                      <w:marRight w:val="0"/>
                                                                      <w:marTop w:val="0"/>
                                                                      <w:marBottom w:val="0"/>
                                                                      <w:divBdr>
                                                                        <w:top w:val="none" w:sz="0" w:space="0" w:color="auto"/>
                                                                        <w:left w:val="none" w:sz="0" w:space="0" w:color="auto"/>
                                                                        <w:bottom w:val="none" w:sz="0" w:space="0" w:color="auto"/>
                                                                        <w:right w:val="none" w:sz="0" w:space="0" w:color="auto"/>
                                                                      </w:divBdr>
                                                                      <w:divsChild>
                                                                        <w:div w:id="2066876144">
                                                                          <w:marLeft w:val="0"/>
                                                                          <w:marRight w:val="0"/>
                                                                          <w:marTop w:val="0"/>
                                                                          <w:marBottom w:val="0"/>
                                                                          <w:divBdr>
                                                                            <w:top w:val="none" w:sz="0" w:space="0" w:color="auto"/>
                                                                            <w:left w:val="none" w:sz="0" w:space="0" w:color="auto"/>
                                                                            <w:bottom w:val="none" w:sz="0" w:space="0" w:color="auto"/>
                                                                            <w:right w:val="none" w:sz="0" w:space="0" w:color="auto"/>
                                                                          </w:divBdr>
                                                                          <w:divsChild>
                                                                            <w:div w:id="1106122683">
                                                                              <w:marLeft w:val="0"/>
                                                                              <w:marRight w:val="0"/>
                                                                              <w:marTop w:val="0"/>
                                                                              <w:marBottom w:val="0"/>
                                                                              <w:divBdr>
                                                                                <w:top w:val="none" w:sz="0" w:space="0" w:color="auto"/>
                                                                                <w:left w:val="none" w:sz="0" w:space="0" w:color="auto"/>
                                                                                <w:bottom w:val="none" w:sz="0" w:space="0" w:color="auto"/>
                                                                                <w:right w:val="none" w:sz="0" w:space="0" w:color="auto"/>
                                                                              </w:divBdr>
                                                                              <w:divsChild>
                                                                                <w:div w:id="2078433404">
                                                                                  <w:marLeft w:val="0"/>
                                                                                  <w:marRight w:val="0"/>
                                                                                  <w:marTop w:val="0"/>
                                                                                  <w:marBottom w:val="0"/>
                                                                                  <w:divBdr>
                                                                                    <w:top w:val="none" w:sz="0" w:space="0" w:color="auto"/>
                                                                                    <w:left w:val="none" w:sz="0" w:space="0" w:color="auto"/>
                                                                                    <w:bottom w:val="none" w:sz="0" w:space="0" w:color="auto"/>
                                                                                    <w:right w:val="none" w:sz="0" w:space="0" w:color="auto"/>
                                                                                  </w:divBdr>
                                                                                  <w:divsChild>
                                                                                    <w:div w:id="990018487">
                                                                                      <w:marLeft w:val="0"/>
                                                                                      <w:marRight w:val="0"/>
                                                                                      <w:marTop w:val="0"/>
                                                                                      <w:marBottom w:val="0"/>
                                                                                      <w:divBdr>
                                                                                        <w:top w:val="none" w:sz="0" w:space="0" w:color="auto"/>
                                                                                        <w:left w:val="none" w:sz="0" w:space="0" w:color="auto"/>
                                                                                        <w:bottom w:val="none" w:sz="0" w:space="0" w:color="auto"/>
                                                                                        <w:right w:val="none" w:sz="0" w:space="0" w:color="auto"/>
                                                                                      </w:divBdr>
                                                                                      <w:divsChild>
                                                                                        <w:div w:id="1576280782">
                                                                                          <w:marLeft w:val="0"/>
                                                                                          <w:marRight w:val="0"/>
                                                                                          <w:marTop w:val="0"/>
                                                                                          <w:marBottom w:val="0"/>
                                                                                          <w:divBdr>
                                                                                            <w:top w:val="none" w:sz="0" w:space="0" w:color="auto"/>
                                                                                            <w:left w:val="none" w:sz="0" w:space="0" w:color="auto"/>
                                                                                            <w:bottom w:val="none" w:sz="0" w:space="0" w:color="auto"/>
                                                                                            <w:right w:val="none" w:sz="0" w:space="0" w:color="auto"/>
                                                                                          </w:divBdr>
                                                                                          <w:divsChild>
                                                                                            <w:div w:id="485511149">
                                                                                              <w:marLeft w:val="0"/>
                                                                                              <w:marRight w:val="0"/>
                                                                                              <w:marTop w:val="0"/>
                                                                                              <w:marBottom w:val="0"/>
                                                                                              <w:divBdr>
                                                                                                <w:top w:val="none" w:sz="0" w:space="0" w:color="auto"/>
                                                                                                <w:left w:val="none" w:sz="0" w:space="0" w:color="auto"/>
                                                                                                <w:bottom w:val="none" w:sz="0" w:space="0" w:color="auto"/>
                                                                                                <w:right w:val="none" w:sz="0" w:space="0" w:color="auto"/>
                                                                                              </w:divBdr>
                                                                                              <w:divsChild>
                                                                                                <w:div w:id="1880775702">
                                                                                                  <w:marLeft w:val="0"/>
                                                                                                  <w:marRight w:val="0"/>
                                                                                                  <w:marTop w:val="0"/>
                                                                                                  <w:marBottom w:val="0"/>
                                                                                                  <w:divBdr>
                                                                                                    <w:top w:val="none" w:sz="0" w:space="0" w:color="auto"/>
                                                                                                    <w:left w:val="none" w:sz="0" w:space="0" w:color="auto"/>
                                                                                                    <w:bottom w:val="none" w:sz="0" w:space="0" w:color="auto"/>
                                                                                                    <w:right w:val="none" w:sz="0" w:space="0" w:color="auto"/>
                                                                                                  </w:divBdr>
                                                                                                  <w:divsChild>
                                                                                                    <w:div w:id="808134518">
                                                                                                      <w:marLeft w:val="0"/>
                                                                                                      <w:marRight w:val="0"/>
                                                                                                      <w:marTop w:val="0"/>
                                                                                                      <w:marBottom w:val="0"/>
                                                                                                      <w:divBdr>
                                                                                                        <w:top w:val="none" w:sz="0" w:space="0" w:color="auto"/>
                                                                                                        <w:left w:val="none" w:sz="0" w:space="0" w:color="auto"/>
                                                                                                        <w:bottom w:val="none" w:sz="0" w:space="0" w:color="auto"/>
                                                                                                        <w:right w:val="none" w:sz="0" w:space="0" w:color="auto"/>
                                                                                                      </w:divBdr>
                                                                                                      <w:divsChild>
                                                                                                        <w:div w:id="500975306">
                                                                                                          <w:marLeft w:val="0"/>
                                                                                                          <w:marRight w:val="0"/>
                                                                                                          <w:marTop w:val="0"/>
                                                                                                          <w:marBottom w:val="0"/>
                                                                                                          <w:divBdr>
                                                                                                            <w:top w:val="none" w:sz="0" w:space="0" w:color="auto"/>
                                                                                                            <w:left w:val="none" w:sz="0" w:space="0" w:color="auto"/>
                                                                                                            <w:bottom w:val="none" w:sz="0" w:space="0" w:color="auto"/>
                                                                                                            <w:right w:val="none" w:sz="0" w:space="0" w:color="auto"/>
                                                                                                          </w:divBdr>
                                                                                                          <w:divsChild>
                                                                                                            <w:div w:id="419759278">
                                                                                                              <w:marLeft w:val="0"/>
                                                                                                              <w:marRight w:val="0"/>
                                                                                                              <w:marTop w:val="0"/>
                                                                                                              <w:marBottom w:val="0"/>
                                                                                                              <w:divBdr>
                                                                                                                <w:top w:val="none" w:sz="0" w:space="0" w:color="auto"/>
                                                                                                                <w:left w:val="none" w:sz="0" w:space="0" w:color="auto"/>
                                                                                                                <w:bottom w:val="none" w:sz="0" w:space="0" w:color="auto"/>
                                                                                                                <w:right w:val="none" w:sz="0" w:space="0" w:color="auto"/>
                                                                                                              </w:divBdr>
                                                                                                              <w:divsChild>
                                                                                                                <w:div w:id="1590962803">
                                                                                                                  <w:marLeft w:val="0"/>
                                                                                                                  <w:marRight w:val="0"/>
                                                                                                                  <w:marTop w:val="0"/>
                                                                                                                  <w:marBottom w:val="0"/>
                                                                                                                  <w:divBdr>
                                                                                                                    <w:top w:val="none" w:sz="0" w:space="0" w:color="auto"/>
                                                                                                                    <w:left w:val="none" w:sz="0" w:space="0" w:color="auto"/>
                                                                                                                    <w:bottom w:val="none" w:sz="0" w:space="0" w:color="auto"/>
                                                                                                                    <w:right w:val="none" w:sz="0" w:space="0" w:color="auto"/>
                                                                                                                  </w:divBdr>
                                                                                                                  <w:divsChild>
                                                                                                                    <w:div w:id="659384154">
                                                                                                                      <w:marLeft w:val="0"/>
                                                                                                                      <w:marRight w:val="0"/>
                                                                                                                      <w:marTop w:val="0"/>
                                                                                                                      <w:marBottom w:val="0"/>
                                                                                                                      <w:divBdr>
                                                                                                                        <w:top w:val="none" w:sz="0" w:space="0" w:color="auto"/>
                                                                                                                        <w:left w:val="none" w:sz="0" w:space="0" w:color="auto"/>
                                                                                                                        <w:bottom w:val="none" w:sz="0" w:space="0" w:color="auto"/>
                                                                                                                        <w:right w:val="none" w:sz="0" w:space="0" w:color="auto"/>
                                                                                                                      </w:divBdr>
                                                                                                                      <w:divsChild>
                                                                                                                        <w:div w:id="906305506">
                                                                                                                          <w:marLeft w:val="0"/>
                                                                                                                          <w:marRight w:val="0"/>
                                                                                                                          <w:marTop w:val="0"/>
                                                                                                                          <w:marBottom w:val="0"/>
                                                                                                                          <w:divBdr>
                                                                                                                            <w:top w:val="none" w:sz="0" w:space="0" w:color="auto"/>
                                                                                                                            <w:left w:val="none" w:sz="0" w:space="0" w:color="auto"/>
                                                                                                                            <w:bottom w:val="none" w:sz="0" w:space="0" w:color="auto"/>
                                                                                                                            <w:right w:val="none" w:sz="0" w:space="0" w:color="auto"/>
                                                                                                                          </w:divBdr>
                                                                                                                          <w:divsChild>
                                                                                                                            <w:div w:id="1996294642">
                                                                                                                              <w:marLeft w:val="0"/>
                                                                                                                              <w:marRight w:val="0"/>
                                                                                                                              <w:marTop w:val="0"/>
                                                                                                                              <w:marBottom w:val="0"/>
                                                                                                                              <w:divBdr>
                                                                                                                                <w:top w:val="none" w:sz="0" w:space="0" w:color="auto"/>
                                                                                                                                <w:left w:val="none" w:sz="0" w:space="0" w:color="auto"/>
                                                                                                                                <w:bottom w:val="none" w:sz="0" w:space="0" w:color="auto"/>
                                                                                                                                <w:right w:val="none" w:sz="0" w:space="0" w:color="auto"/>
                                                                                                                              </w:divBdr>
                                                                                                                              <w:divsChild>
                                                                                                                                <w:div w:id="695934211">
                                                                                                                                  <w:marLeft w:val="0"/>
                                                                                                                                  <w:marRight w:val="0"/>
                                                                                                                                  <w:marTop w:val="0"/>
                                                                                                                                  <w:marBottom w:val="0"/>
                                                                                                                                  <w:divBdr>
                                                                                                                                    <w:top w:val="none" w:sz="0" w:space="0" w:color="auto"/>
                                                                                                                                    <w:left w:val="none" w:sz="0" w:space="0" w:color="auto"/>
                                                                                                                                    <w:bottom w:val="none" w:sz="0" w:space="0" w:color="auto"/>
                                                                                                                                    <w:right w:val="none" w:sz="0" w:space="0" w:color="auto"/>
                                                                                                                                  </w:divBdr>
                                                                                                                                  <w:divsChild>
                                                                                                                                    <w:div w:id="211354568">
                                                                                                                                      <w:marLeft w:val="0"/>
                                                                                                                                      <w:marRight w:val="0"/>
                                                                                                                                      <w:marTop w:val="0"/>
                                                                                                                                      <w:marBottom w:val="0"/>
                                                                                                                                      <w:divBdr>
                                                                                                                                        <w:top w:val="none" w:sz="0" w:space="0" w:color="auto"/>
                                                                                                                                        <w:left w:val="none" w:sz="0" w:space="0" w:color="auto"/>
                                                                                                                                        <w:bottom w:val="none" w:sz="0" w:space="0" w:color="auto"/>
                                                                                                                                        <w:right w:val="none" w:sz="0" w:space="0" w:color="auto"/>
                                                                                                                                      </w:divBdr>
                                                                                                                                      <w:divsChild>
                                                                                                                                        <w:div w:id="1670400695">
                                                                                                                                          <w:marLeft w:val="0"/>
                                                                                                                                          <w:marRight w:val="0"/>
                                                                                                                                          <w:marTop w:val="0"/>
                                                                                                                                          <w:marBottom w:val="0"/>
                                                                                                                                          <w:divBdr>
                                                                                                                                            <w:top w:val="none" w:sz="0" w:space="0" w:color="auto"/>
                                                                                                                                            <w:left w:val="none" w:sz="0" w:space="0" w:color="auto"/>
                                                                                                                                            <w:bottom w:val="none" w:sz="0" w:space="0" w:color="auto"/>
                                                                                                                                            <w:right w:val="none" w:sz="0" w:space="0" w:color="auto"/>
                                                                                                                                          </w:divBdr>
                                                                                                                                          <w:divsChild>
                                                                                                                                            <w:div w:id="504177278">
                                                                                                                                              <w:marLeft w:val="0"/>
                                                                                                                                              <w:marRight w:val="0"/>
                                                                                                                                              <w:marTop w:val="0"/>
                                                                                                                                              <w:marBottom w:val="0"/>
                                                                                                                                              <w:divBdr>
                                                                                                                                                <w:top w:val="none" w:sz="0" w:space="0" w:color="auto"/>
                                                                                                                                                <w:left w:val="none" w:sz="0" w:space="0" w:color="auto"/>
                                                                                                                                                <w:bottom w:val="none" w:sz="0" w:space="0" w:color="auto"/>
                                                                                                                                                <w:right w:val="none" w:sz="0" w:space="0" w:color="auto"/>
                                                                                                                                              </w:divBdr>
                                                                                                                                              <w:divsChild>
                                                                                                                                                <w:div w:id="500781563">
                                                                                                                                                  <w:marLeft w:val="0"/>
                                                                                                                                                  <w:marRight w:val="0"/>
                                                                                                                                                  <w:marTop w:val="0"/>
                                                                                                                                                  <w:marBottom w:val="0"/>
                                                                                                                                                  <w:divBdr>
                                                                                                                                                    <w:top w:val="none" w:sz="0" w:space="0" w:color="auto"/>
                                                                                                                                                    <w:left w:val="none" w:sz="0" w:space="0" w:color="auto"/>
                                                                                                                                                    <w:bottom w:val="none" w:sz="0" w:space="0" w:color="auto"/>
                                                                                                                                                    <w:right w:val="none" w:sz="0" w:space="0" w:color="auto"/>
                                                                                                                                                  </w:divBdr>
                                                                                                                                                  <w:divsChild>
                                                                                                                                                    <w:div w:id="866797897">
                                                                                                                                                      <w:marLeft w:val="0"/>
                                                                                                                                                      <w:marRight w:val="0"/>
                                                                                                                                                      <w:marTop w:val="0"/>
                                                                                                                                                      <w:marBottom w:val="0"/>
                                                                                                                                                      <w:divBdr>
                                                                                                                                                        <w:top w:val="none" w:sz="0" w:space="0" w:color="auto"/>
                                                                                                                                                        <w:left w:val="none" w:sz="0" w:space="0" w:color="auto"/>
                                                                                                                                                        <w:bottom w:val="none" w:sz="0" w:space="0" w:color="auto"/>
                                                                                                                                                        <w:right w:val="none" w:sz="0" w:space="0" w:color="auto"/>
                                                                                                                                                      </w:divBdr>
                                                                                                                                                      <w:divsChild>
                                                                                                                                                        <w:div w:id="1246914942">
                                                                                                                                                          <w:marLeft w:val="0"/>
                                                                                                                                                          <w:marRight w:val="0"/>
                                                                                                                                                          <w:marTop w:val="0"/>
                                                                                                                                                          <w:marBottom w:val="0"/>
                                                                                                                                                          <w:divBdr>
                                                                                                                                                            <w:top w:val="none" w:sz="0" w:space="0" w:color="auto"/>
                                                                                                                                                            <w:left w:val="none" w:sz="0" w:space="0" w:color="auto"/>
                                                                                                                                                            <w:bottom w:val="none" w:sz="0" w:space="0" w:color="auto"/>
                                                                                                                                                            <w:right w:val="none" w:sz="0" w:space="0" w:color="auto"/>
                                                                                                                                                          </w:divBdr>
                                                                                                                                                          <w:divsChild>
                                                                                                                                                            <w:div w:id="1133399669">
                                                                                                                                                              <w:marLeft w:val="0"/>
                                                                                                                                                              <w:marRight w:val="0"/>
                                                                                                                                                              <w:marTop w:val="0"/>
                                                                                                                                                              <w:marBottom w:val="0"/>
                                                                                                                                                              <w:divBdr>
                                                                                                                                                                <w:top w:val="none" w:sz="0" w:space="0" w:color="auto"/>
                                                                                                                                                                <w:left w:val="none" w:sz="0" w:space="0" w:color="auto"/>
                                                                                                                                                                <w:bottom w:val="none" w:sz="0" w:space="0" w:color="auto"/>
                                                                                                                                                                <w:right w:val="none" w:sz="0" w:space="0" w:color="auto"/>
                                                                                                                                                              </w:divBdr>
                                                                                                                                                            </w:div>
                                                                                                                                                            <w:div w:id="1267469567">
                                                                                                                                                              <w:marLeft w:val="0"/>
                                                                                                                                                              <w:marRight w:val="0"/>
                                                                                                                                                              <w:marTop w:val="0"/>
                                                                                                                                                              <w:marBottom w:val="0"/>
                                                                                                                                                              <w:divBdr>
                                                                                                                                                                <w:top w:val="none" w:sz="0" w:space="0" w:color="auto"/>
                                                                                                                                                                <w:left w:val="none" w:sz="0" w:space="0" w:color="auto"/>
                                                                                                                                                                <w:bottom w:val="none" w:sz="0" w:space="0" w:color="auto"/>
                                                                                                                                                                <w:right w:val="none" w:sz="0" w:space="0" w:color="auto"/>
                                                                                                                                                              </w:divBdr>
                                                                                                                                                              <w:divsChild>
                                                                                                                                                                <w:div w:id="741871754">
                                                                                                                                                                  <w:marLeft w:val="0"/>
                                                                                                                                                                  <w:marRight w:val="0"/>
                                                                                                                                                                  <w:marTop w:val="0"/>
                                                                                                                                                                  <w:marBottom w:val="0"/>
                                                                                                                                                                  <w:divBdr>
                                                                                                                                                                    <w:top w:val="none" w:sz="0" w:space="0" w:color="auto"/>
                                                                                                                                                                    <w:left w:val="none" w:sz="0" w:space="0" w:color="auto"/>
                                                                                                                                                                    <w:bottom w:val="none" w:sz="0" w:space="0" w:color="auto"/>
                                                                                                                                                                    <w:right w:val="none" w:sz="0" w:space="0" w:color="auto"/>
                                                                                                                                                                  </w:divBdr>
                                                                                                                                                                  <w:divsChild>
                                                                                                                                                                    <w:div w:id="537277021">
                                                                                                                                                                      <w:marLeft w:val="0"/>
                                                                                                                                                                      <w:marRight w:val="0"/>
                                                                                                                                                                      <w:marTop w:val="0"/>
                                                                                                                                                                      <w:marBottom w:val="0"/>
                                                                                                                                                                      <w:divBdr>
                                                                                                                                                                        <w:top w:val="none" w:sz="0" w:space="0" w:color="auto"/>
                                                                                                                                                                        <w:left w:val="none" w:sz="0" w:space="0" w:color="auto"/>
                                                                                                                                                                        <w:bottom w:val="none" w:sz="0" w:space="0" w:color="auto"/>
                                                                                                                                                                        <w:right w:val="none" w:sz="0" w:space="0" w:color="auto"/>
                                                                                                                                                                      </w:divBdr>
                                                                                                                                                                      <w:divsChild>
                                                                                                                                                                        <w:div w:id="1799957986">
                                                                                                                                                                          <w:marLeft w:val="0"/>
                                                                                                                                                                          <w:marRight w:val="0"/>
                                                                                                                                                                          <w:marTop w:val="0"/>
                                                                                                                                                                          <w:marBottom w:val="0"/>
                                                                                                                                                                          <w:divBdr>
                                                                                                                                                                            <w:top w:val="none" w:sz="0" w:space="0" w:color="auto"/>
                                                                                                                                                                            <w:left w:val="none" w:sz="0" w:space="0" w:color="auto"/>
                                                                                                                                                                            <w:bottom w:val="none" w:sz="0" w:space="0" w:color="auto"/>
                                                                                                                                                                            <w:right w:val="none" w:sz="0" w:space="0" w:color="auto"/>
                                                                                                                                                                          </w:divBdr>
                                                                                                                                                                          <w:divsChild>
                                                                                                                                                                            <w:div w:id="897059542">
                                                                                                                                                                              <w:marLeft w:val="0"/>
                                                                                                                                                                              <w:marRight w:val="0"/>
                                                                                                                                                                              <w:marTop w:val="0"/>
                                                                                                                                                                              <w:marBottom w:val="0"/>
                                                                                                                                                                              <w:divBdr>
                                                                                                                                                                                <w:top w:val="none" w:sz="0" w:space="0" w:color="auto"/>
                                                                                                                                                                                <w:left w:val="none" w:sz="0" w:space="0" w:color="auto"/>
                                                                                                                                                                                <w:bottom w:val="none" w:sz="0" w:space="0" w:color="auto"/>
                                                                                                                                                                                <w:right w:val="none" w:sz="0" w:space="0" w:color="auto"/>
                                                                                                                                                                              </w:divBdr>
                                                                                                                                                                              <w:divsChild>
                                                                                                                                                                                <w:div w:id="921455204">
                                                                                                                                                                                  <w:marLeft w:val="0"/>
                                                                                                                                                                                  <w:marRight w:val="0"/>
                                                                                                                                                                                  <w:marTop w:val="0"/>
                                                                                                                                                                                  <w:marBottom w:val="0"/>
                                                                                                                                                                                  <w:divBdr>
                                                                                                                                                                                    <w:top w:val="none" w:sz="0" w:space="0" w:color="auto"/>
                                                                                                                                                                                    <w:left w:val="none" w:sz="0" w:space="0" w:color="auto"/>
                                                                                                                                                                                    <w:bottom w:val="none" w:sz="0" w:space="0" w:color="auto"/>
                                                                                                                                                                                    <w:right w:val="none" w:sz="0" w:space="0" w:color="auto"/>
                                                                                                                                                                                  </w:divBdr>
                                                                                                                                                                                </w:div>
                                                                                                                                                                                <w:div w:id="1232808255">
                                                                                                                                                                                  <w:marLeft w:val="0"/>
                                                                                                                                                                                  <w:marRight w:val="0"/>
                                                                                                                                                                                  <w:marTop w:val="0"/>
                                                                                                                                                                                  <w:marBottom w:val="0"/>
                                                                                                                                                                                  <w:divBdr>
                                                                                                                                                                                    <w:top w:val="none" w:sz="0" w:space="0" w:color="auto"/>
                                                                                                                                                                                    <w:left w:val="none" w:sz="0" w:space="0" w:color="auto"/>
                                                                                                                                                                                    <w:bottom w:val="none" w:sz="0" w:space="0" w:color="auto"/>
                                                                                                                                                                                    <w:right w:val="none" w:sz="0" w:space="0" w:color="auto"/>
                                                                                                                                                                                  </w:divBdr>
                                                                                                                                                                                  <w:divsChild>
                                                                                                                                                                                    <w:div w:id="43879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1384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837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8415299">
      <w:bodyDiv w:val="1"/>
      <w:marLeft w:val="0"/>
      <w:marRight w:val="0"/>
      <w:marTop w:val="0"/>
      <w:marBottom w:val="0"/>
      <w:divBdr>
        <w:top w:val="none" w:sz="0" w:space="0" w:color="auto"/>
        <w:left w:val="none" w:sz="0" w:space="0" w:color="auto"/>
        <w:bottom w:val="none" w:sz="0" w:space="0" w:color="auto"/>
        <w:right w:val="none" w:sz="0" w:space="0" w:color="auto"/>
      </w:divBdr>
      <w:divsChild>
        <w:div w:id="2009673947">
          <w:marLeft w:val="0"/>
          <w:marRight w:val="0"/>
          <w:marTop w:val="0"/>
          <w:marBottom w:val="0"/>
          <w:divBdr>
            <w:top w:val="none" w:sz="0" w:space="0" w:color="auto"/>
            <w:left w:val="none" w:sz="0" w:space="0" w:color="auto"/>
            <w:bottom w:val="none" w:sz="0" w:space="0" w:color="auto"/>
            <w:right w:val="none" w:sz="0" w:space="0" w:color="auto"/>
          </w:divBdr>
          <w:divsChild>
            <w:div w:id="210121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89902">
      <w:bodyDiv w:val="1"/>
      <w:marLeft w:val="0"/>
      <w:marRight w:val="0"/>
      <w:marTop w:val="0"/>
      <w:marBottom w:val="0"/>
      <w:divBdr>
        <w:top w:val="none" w:sz="0" w:space="0" w:color="auto"/>
        <w:left w:val="none" w:sz="0" w:space="0" w:color="auto"/>
        <w:bottom w:val="none" w:sz="0" w:space="0" w:color="auto"/>
        <w:right w:val="none" w:sz="0" w:space="0" w:color="auto"/>
      </w:divBdr>
    </w:div>
    <w:div w:id="1357199766">
      <w:bodyDiv w:val="1"/>
      <w:marLeft w:val="0"/>
      <w:marRight w:val="0"/>
      <w:marTop w:val="0"/>
      <w:marBottom w:val="0"/>
      <w:divBdr>
        <w:top w:val="none" w:sz="0" w:space="0" w:color="auto"/>
        <w:left w:val="none" w:sz="0" w:space="0" w:color="auto"/>
        <w:bottom w:val="none" w:sz="0" w:space="0" w:color="auto"/>
        <w:right w:val="none" w:sz="0" w:space="0" w:color="auto"/>
      </w:divBdr>
    </w:div>
    <w:div w:id="1735466587">
      <w:bodyDiv w:val="1"/>
      <w:marLeft w:val="0"/>
      <w:marRight w:val="0"/>
      <w:marTop w:val="0"/>
      <w:marBottom w:val="0"/>
      <w:divBdr>
        <w:top w:val="none" w:sz="0" w:space="0" w:color="auto"/>
        <w:left w:val="none" w:sz="0" w:space="0" w:color="auto"/>
        <w:bottom w:val="none" w:sz="0" w:space="0" w:color="auto"/>
        <w:right w:val="none" w:sz="0" w:space="0" w:color="auto"/>
      </w:divBdr>
    </w:div>
    <w:div w:id="1780565178">
      <w:bodyDiv w:val="1"/>
      <w:marLeft w:val="0"/>
      <w:marRight w:val="0"/>
      <w:marTop w:val="0"/>
      <w:marBottom w:val="0"/>
      <w:divBdr>
        <w:top w:val="none" w:sz="0" w:space="0" w:color="auto"/>
        <w:left w:val="none" w:sz="0" w:space="0" w:color="auto"/>
        <w:bottom w:val="none" w:sz="0" w:space="0" w:color="auto"/>
        <w:right w:val="none" w:sz="0" w:space="0" w:color="auto"/>
      </w:divBdr>
    </w:div>
    <w:div w:id="1872257406">
      <w:bodyDiv w:val="1"/>
      <w:marLeft w:val="0"/>
      <w:marRight w:val="0"/>
      <w:marTop w:val="0"/>
      <w:marBottom w:val="0"/>
      <w:divBdr>
        <w:top w:val="none" w:sz="0" w:space="0" w:color="auto"/>
        <w:left w:val="none" w:sz="0" w:space="0" w:color="auto"/>
        <w:bottom w:val="none" w:sz="0" w:space="0" w:color="auto"/>
        <w:right w:val="none" w:sz="0" w:space="0" w:color="auto"/>
      </w:divBdr>
    </w:div>
    <w:div w:id="1872457343">
      <w:bodyDiv w:val="1"/>
      <w:marLeft w:val="0"/>
      <w:marRight w:val="0"/>
      <w:marTop w:val="0"/>
      <w:marBottom w:val="0"/>
      <w:divBdr>
        <w:top w:val="none" w:sz="0" w:space="0" w:color="auto"/>
        <w:left w:val="none" w:sz="0" w:space="0" w:color="auto"/>
        <w:bottom w:val="none" w:sz="0" w:space="0" w:color="auto"/>
        <w:right w:val="none" w:sz="0" w:space="0" w:color="auto"/>
      </w:divBdr>
      <w:divsChild>
        <w:div w:id="2006127613">
          <w:marLeft w:val="0"/>
          <w:marRight w:val="0"/>
          <w:marTop w:val="0"/>
          <w:marBottom w:val="0"/>
          <w:divBdr>
            <w:top w:val="none" w:sz="0" w:space="0" w:color="auto"/>
            <w:left w:val="none" w:sz="0" w:space="0" w:color="auto"/>
            <w:bottom w:val="none" w:sz="0" w:space="0" w:color="auto"/>
            <w:right w:val="none" w:sz="0" w:space="0" w:color="auto"/>
          </w:divBdr>
          <w:divsChild>
            <w:div w:id="157929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77748">
      <w:bodyDiv w:val="1"/>
      <w:marLeft w:val="0"/>
      <w:marRight w:val="0"/>
      <w:marTop w:val="0"/>
      <w:marBottom w:val="0"/>
      <w:divBdr>
        <w:top w:val="none" w:sz="0" w:space="0" w:color="auto"/>
        <w:left w:val="none" w:sz="0" w:space="0" w:color="auto"/>
        <w:bottom w:val="none" w:sz="0" w:space="0" w:color="auto"/>
        <w:right w:val="none" w:sz="0" w:space="0" w:color="auto"/>
      </w:divBdr>
    </w:div>
    <w:div w:id="2018383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jpeg"/><Relationship Id="rId28" Type="http://schemas.openxmlformats.org/officeDocument/2006/relationships/image" Target="media/image16.png"/><Relationship Id="rId29" Type="http://schemas.openxmlformats.org/officeDocument/2006/relationships/image" Target="media/image17.emf"/><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eader" Target="header3.xml"/><Relationship Id="rId31" Type="http://schemas.openxmlformats.org/officeDocument/2006/relationships/header" Target="header4.xml"/><Relationship Id="rId32" Type="http://schemas.openxmlformats.org/officeDocument/2006/relationships/footer" Target="footer2.xml"/><Relationship Id="rId9" Type="http://schemas.openxmlformats.org/officeDocument/2006/relationships/header" Target="header1.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33" Type="http://schemas.openxmlformats.org/officeDocument/2006/relationships/header" Target="header5.xml"/><Relationship Id="rId34" Type="http://schemas.openxmlformats.org/officeDocument/2006/relationships/fontTable" Target="fontTable.xml"/><Relationship Id="rId35" Type="http://schemas.openxmlformats.org/officeDocument/2006/relationships/theme" Target="theme/theme1.xml"/><Relationship Id="rId36" Type="http://schemas.microsoft.com/office/2011/relationships/people" Target="people.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jpeg"/><Relationship Id="rId13" Type="http://schemas.openxmlformats.org/officeDocument/2006/relationships/comments" Target="comments.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37" Type="http://schemas.microsoft.com/office/2011/relationships/commentsExtended" Target="commentsExtended.xm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AABC28-82DB-B94B-A9B5-CDF9EDA862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1363</TotalTime>
  <Pages>24</Pages>
  <Words>21908</Words>
  <Characters>124881</Characters>
  <Application>Microsoft Macintosh Word</Application>
  <DocSecurity>0</DocSecurity>
  <Lines>1040</Lines>
  <Paragraphs>292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UNIVERSIDADE FEDERAL DO PARANÁ</vt:lpstr>
      <vt:lpstr>UNIVERSIDADE FEDERAL DO PARANÁ</vt:lpstr>
    </vt:vector>
  </TitlesOfParts>
  <Company/>
  <LinksUpToDate>false</LinksUpToDate>
  <CharactersWithSpaces>146497</CharactersWithSpaces>
  <SharedDoc>false</SharedDoc>
  <HLinks>
    <vt:vector size="48" baseType="variant">
      <vt:variant>
        <vt:i4>7405575</vt:i4>
      </vt:variant>
      <vt:variant>
        <vt:i4>14314</vt:i4>
      </vt:variant>
      <vt:variant>
        <vt:i4>1029</vt:i4>
      </vt:variant>
      <vt:variant>
        <vt:i4>1</vt:i4>
      </vt:variant>
      <vt:variant>
        <vt:lpwstr>EsquemaSpectrometro</vt:lpwstr>
      </vt:variant>
      <vt:variant>
        <vt:lpwstr/>
      </vt:variant>
      <vt:variant>
        <vt:i4>983126</vt:i4>
      </vt:variant>
      <vt:variant>
        <vt:i4>23380</vt:i4>
      </vt:variant>
      <vt:variant>
        <vt:i4>1025</vt:i4>
      </vt:variant>
      <vt:variant>
        <vt:i4>1</vt:i4>
      </vt:variant>
      <vt:variant>
        <vt:lpwstr>TOF Aebersold Mass spectrometry based proteomics</vt:lpwstr>
      </vt:variant>
      <vt:variant>
        <vt:lpwstr/>
      </vt:variant>
      <vt:variant>
        <vt:i4>3342384</vt:i4>
      </vt:variant>
      <vt:variant>
        <vt:i4>27602</vt:i4>
      </vt:variant>
      <vt:variant>
        <vt:i4>1026</vt:i4>
      </vt:variant>
      <vt:variant>
        <vt:i4>1</vt:i4>
      </vt:variant>
      <vt:variant>
        <vt:lpwstr>Quadrupole Mass spectrometry-based proteomics in the life sciences</vt:lpwstr>
      </vt:variant>
      <vt:variant>
        <vt:lpwstr/>
      </vt:variant>
      <vt:variant>
        <vt:i4>851992</vt:i4>
      </vt:variant>
      <vt:variant>
        <vt:i4>35839</vt:i4>
      </vt:variant>
      <vt:variant>
        <vt:i4>1028</vt:i4>
      </vt:variant>
      <vt:variant>
        <vt:i4>1</vt:i4>
      </vt:variant>
      <vt:variant>
        <vt:lpwstr>Iontrap and orbitrap</vt:lpwstr>
      </vt:variant>
      <vt:variant>
        <vt:lpwstr/>
      </vt:variant>
      <vt:variant>
        <vt:i4>5177370</vt:i4>
      </vt:variant>
      <vt:variant>
        <vt:i4>44503</vt:i4>
      </vt:variant>
      <vt:variant>
        <vt:i4>1027</vt:i4>
      </vt:variant>
      <vt:variant>
        <vt:i4>1</vt:i4>
      </vt:variant>
      <vt:variant>
        <vt:lpwstr>Cross Validation</vt:lpwstr>
      </vt:variant>
      <vt:variant>
        <vt:lpwstr/>
      </vt:variant>
      <vt:variant>
        <vt:i4>1704012</vt:i4>
      </vt:variant>
      <vt:variant>
        <vt:i4>56705</vt:i4>
      </vt:variant>
      <vt:variant>
        <vt:i4>1030</vt:i4>
      </vt:variant>
      <vt:variant>
        <vt:i4>1</vt:i4>
      </vt:variant>
      <vt:variant>
        <vt:lpwstr>GA crossover</vt:lpwstr>
      </vt:variant>
      <vt:variant>
        <vt:lpwstr/>
      </vt:variant>
      <vt:variant>
        <vt:i4>6488148</vt:i4>
      </vt:variant>
      <vt:variant>
        <vt:i4>57365</vt:i4>
      </vt:variant>
      <vt:variant>
        <vt:i4>1031</vt:i4>
      </vt:variant>
      <vt:variant>
        <vt:i4>1</vt:i4>
      </vt:variant>
      <vt:variant>
        <vt:lpwstr>GA MUTATION</vt:lpwstr>
      </vt:variant>
      <vt:variant>
        <vt:lpwstr/>
      </vt:variant>
      <vt:variant>
        <vt:i4>7798803</vt:i4>
      </vt:variant>
      <vt:variant>
        <vt:i4>123458</vt:i4>
      </vt:variant>
      <vt:variant>
        <vt:i4>1033</vt:i4>
      </vt:variant>
      <vt:variant>
        <vt:i4>1</vt:i4>
      </vt:variant>
      <vt:variant>
        <vt:lpwstr>Article</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UNIVERSIDADE FEDERAL DO PARANÁ</dc:title>
  <dc:subject/>
  <dc:creator>JERONIZA</dc:creator>
  <cp:keywords/>
  <dc:description/>
  <cp:lastModifiedBy>Calebe Brim</cp:lastModifiedBy>
  <cp:revision>87</cp:revision>
  <cp:lastPrinted>2015-07-15T04:19:00Z</cp:lastPrinted>
  <dcterms:created xsi:type="dcterms:W3CDTF">2015-10-02T06:23:00Z</dcterms:created>
  <dcterms:modified xsi:type="dcterms:W3CDTF">2017-10-17T11:15:00Z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calebebrim@gmail.com@www.mendeley.com</vt:lpwstr>
  </property>
  <property fmtid="{D5CDD505-2E9C-101B-9397-08002B2CF9AE}" pid="4" name="Mendeley Citation Style_1">
    <vt:lpwstr>http://www.zotero.org/styles/ABNT</vt:lpwstr>
  </property>
  <property fmtid="{D5CDD505-2E9C-101B-9397-08002B2CF9AE}" pid="5" name="Mendeley Recent Style Id 0_1">
    <vt:lpwstr>http://www.zotero.org/styles/ABNT</vt:lpwstr>
  </property>
  <property fmtid="{D5CDD505-2E9C-101B-9397-08002B2CF9AE}" pid="6" name="Mendeley Recent Style Name 0_1">
    <vt:lpwstr>ABNT (UFPR)</vt:lpwstr>
  </property>
  <property fmtid="{D5CDD505-2E9C-101B-9397-08002B2CF9AE}" pid="7" name="Mendeley Recent Style Id 1_1">
    <vt:lpwstr>http://www.zotero.org/styles/american-medical-association</vt:lpwstr>
  </property>
  <property fmtid="{D5CDD505-2E9C-101B-9397-08002B2CF9AE}" pid="8" name="Mendeley Recent Style Name 1_1">
    <vt:lpwstr>American Medical Association</vt:lpwstr>
  </property>
  <property fmtid="{D5CDD505-2E9C-101B-9397-08002B2CF9AE}" pid="9" name="Mendeley Recent Style Id 2_1">
    <vt:lpwstr>http://www.zotero.org/styles/american-political-science-association</vt:lpwstr>
  </property>
  <property fmtid="{D5CDD505-2E9C-101B-9397-08002B2CF9AE}" pid="10" name="Mendeley Recent Style Name 2_1">
    <vt:lpwstr>American Political Science Association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http://www.zotero.org/styles/knowledge-based-systems</vt:lpwstr>
  </property>
  <property fmtid="{D5CDD505-2E9C-101B-9397-08002B2CF9AE}" pid="20" name="Mendeley Recent Style Name 7_1">
    <vt:lpwstr>Knowledge-Based Systems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http://www.zotero.org/styles/modern-language-association</vt:lpwstr>
  </property>
  <property fmtid="{D5CDD505-2E9C-101B-9397-08002B2CF9AE}" pid="24" name="Mendeley Recent Style Name 9_1">
    <vt:lpwstr>Modern Language Association 7th edition</vt:lpwstr>
  </property>
</Properties>
</file>